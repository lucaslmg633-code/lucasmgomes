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612EC6" w14:textId="62A9F0FE" w:rsidR="009718DE" w:rsidRPr="00D43589" w:rsidRDefault="00622EE0" w:rsidP="001E29AC">
      <w:pPr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4"/>
          <w:rPrChange w:id="0" w:author="Isabella" w:date="2026-10-06T20:20:00Z">
            <w:rPr>
              <w:rFonts w:ascii="Times New Roman" w:hAnsi="Times New Roman" w:cs="Times New Roman"/>
              <w:b/>
              <w:sz w:val="28"/>
              <w:szCs w:val="24"/>
            </w:rPr>
          </w:rPrChange>
        </w:rPr>
      </w:pPr>
      <w:r w:rsidRPr="00D43589">
        <w:rPr>
          <w:rFonts w:ascii="Times New Roman" w:hAnsi="Times New Roman"/>
          <w:b/>
          <w:color w:val="000000" w:themeColor="text1"/>
          <w:sz w:val="28"/>
          <w:rPrChange w:id="1" w:author="Isabella" w:date="2026-10-06T20:20:00Z">
            <w:rPr>
              <w:rFonts w:ascii="Times New Roman" w:hAnsi="Times New Roman"/>
              <w:b/>
              <w:color w:val="1F4E79"/>
              <w:sz w:val="28"/>
            </w:rPr>
          </w:rPrChange>
        </w:rPr>
        <w:t>[</w:t>
      </w:r>
      <w:ins w:id="2" w:author="LUCAS" w:date="2026-10-15T19:29:00Z">
        <w:r w:rsidR="00F87BD2">
          <w:rPr>
            <w:rFonts w:ascii="Times New Roman" w:hAnsi="Times New Roman"/>
            <w:b/>
            <w:color w:val="000000" w:themeColor="text1"/>
            <w:sz w:val="28"/>
          </w:rPr>
          <w:t>AS DIFICULDADES DOS IDOSOS NO USO DE APLICATIVOS</w:t>
        </w:r>
      </w:ins>
      <w:ins w:id="3" w:author="LUCAS" w:date="2026-10-15T19:30:00Z">
        <w:r w:rsidR="00F87BD2">
          <w:rPr>
            <w:rFonts w:ascii="Times New Roman" w:hAnsi="Times New Roman"/>
            <w:b/>
            <w:color w:val="000000" w:themeColor="text1"/>
            <w:sz w:val="28"/>
          </w:rPr>
          <w:t xml:space="preserve"> DE SMARTPHONE</w:t>
        </w:r>
      </w:ins>
      <w:del w:id="4" w:author="LUCAS" w:date="2026-10-15T19:26:00Z">
        <w:r w:rsidRPr="00D43589" w:rsidDel="00F87BD2">
          <w:rPr>
            <w:rFonts w:ascii="Times New Roman" w:hAnsi="Times New Roman"/>
            <w:b/>
            <w:color w:val="000000" w:themeColor="text1"/>
            <w:sz w:val="28"/>
            <w:rPrChange w:id="5" w:author="Isabella" w:date="2026-10-06T20:20:00Z">
              <w:rPr>
                <w:rFonts w:ascii="Times New Roman" w:hAnsi="Times New Roman"/>
                <w:b/>
                <w:color w:val="1F4E79"/>
                <w:sz w:val="28"/>
              </w:rPr>
            </w:rPrChange>
          </w:rPr>
          <w:delText>COLE AQUI O TÍTULO FINAL DO TRABALHO</w:delText>
        </w:r>
      </w:del>
      <w:r w:rsidRPr="00D43589">
        <w:rPr>
          <w:rFonts w:ascii="Times New Roman" w:hAnsi="Times New Roman"/>
          <w:b/>
          <w:color w:val="000000" w:themeColor="text1"/>
          <w:sz w:val="28"/>
          <w:rPrChange w:id="6" w:author="Isabella" w:date="2026-10-06T20:20:00Z">
            <w:rPr>
              <w:rFonts w:ascii="Times New Roman" w:hAnsi="Times New Roman"/>
              <w:b/>
              <w:color w:val="1F4E79"/>
              <w:sz w:val="28"/>
            </w:rPr>
          </w:rPrChange>
        </w:rPr>
        <w:t>]</w:t>
      </w:r>
    </w:p>
    <w:p w14:paraId="434C6D26" w14:textId="77777777" w:rsidR="00A866D7" w:rsidRPr="00D43589" w:rsidRDefault="00A866D7" w:rsidP="0030327C">
      <w:pPr>
        <w:spacing w:after="0" w:line="360" w:lineRule="auto"/>
        <w:ind w:firstLine="709"/>
        <w:jc w:val="right"/>
        <w:rPr>
          <w:rFonts w:ascii="Times New Roman" w:hAnsi="Times New Roman" w:cs="Times New Roman"/>
          <w:b/>
          <w:color w:val="000000" w:themeColor="text1"/>
          <w:sz w:val="28"/>
          <w:szCs w:val="24"/>
          <w:rPrChange w:id="7" w:author="Isabella" w:date="2026-10-06T20:20:00Z">
            <w:rPr>
              <w:rFonts w:ascii="Times New Roman" w:hAnsi="Times New Roman" w:cs="Times New Roman"/>
              <w:b/>
              <w:sz w:val="28"/>
              <w:szCs w:val="24"/>
            </w:rPr>
          </w:rPrChange>
        </w:rPr>
      </w:pPr>
      <w:commentRangeStart w:id="8"/>
    </w:p>
    <w:p w14:paraId="66041129" w14:textId="0F9218D9" w:rsidR="0072291A" w:rsidRPr="00D43589" w:rsidRDefault="006D5DF8" w:rsidP="0072291A">
      <w:pPr>
        <w:spacing w:after="0" w:line="240" w:lineRule="auto"/>
        <w:ind w:firstLine="709"/>
        <w:jc w:val="right"/>
        <w:rPr>
          <w:rFonts w:ascii="Times New Roman" w:hAnsi="Times New Roman" w:cs="Times New Roman"/>
          <w:color w:val="000000" w:themeColor="text1"/>
          <w:sz w:val="24"/>
          <w:szCs w:val="24"/>
          <w:rPrChange w:id="9" w:author="Isabella" w:date="2026-10-06T20:20:00Z">
            <w:rPr>
              <w:rFonts w:ascii="Times New Roman" w:hAnsi="Times New Roman" w:cs="Times New Roman"/>
              <w:sz w:val="24"/>
              <w:szCs w:val="24"/>
            </w:rPr>
          </w:rPrChange>
        </w:rPr>
      </w:pPr>
      <w:ins w:id="10" w:author="Isabella" w:date="2026-10-06T19:05:00Z">
        <w:r w:rsidRPr="00D43589">
          <w:rPr>
            <w:rFonts w:ascii="Times New Roman" w:hAnsi="Times New Roman" w:cs="Times New Roman"/>
            <w:color w:val="000000" w:themeColor="text1"/>
            <w:sz w:val="24"/>
            <w:szCs w:val="24"/>
            <w:rPrChange w:id="11" w:author="Isabella" w:date="2026-10-06T20:20:00Z">
              <w:rPr>
                <w:rFonts w:ascii="Times New Roman" w:hAnsi="Times New Roman" w:cs="Times New Roman"/>
                <w:color w:val="1F4E79"/>
                <w:sz w:val="24"/>
                <w:szCs w:val="24"/>
              </w:rPr>
            </w:rPrChange>
          </w:rPr>
          <w:t>ISABELLA LUIZA DOS SANTOS SOUZA, E</w:t>
        </w:r>
      </w:ins>
      <w:ins w:id="12" w:author="Isabella" w:date="2026-10-06T19:11:00Z">
        <w:r w:rsidRPr="00D43589">
          <w:rPr>
            <w:rFonts w:ascii="Times New Roman" w:hAnsi="Times New Roman" w:cs="Times New Roman"/>
            <w:color w:val="000000" w:themeColor="text1"/>
            <w:sz w:val="24"/>
            <w:szCs w:val="24"/>
            <w:rPrChange w:id="13" w:author="Isabella" w:date="2026-10-06T20:20:00Z">
              <w:rPr>
                <w:rFonts w:ascii="Times New Roman" w:hAnsi="Times New Roman" w:cs="Times New Roman"/>
                <w:color w:val="1F4E79"/>
                <w:sz w:val="24"/>
                <w:szCs w:val="24"/>
              </w:rPr>
            </w:rPrChange>
          </w:rPr>
          <w:t>SPECIALISTA.</w:t>
        </w:r>
      </w:ins>
      <w:del w:id="14" w:author="Isabella" w:date="2026-10-06T19:05:00Z">
        <w:r w:rsidR="0072291A" w:rsidRPr="00D43589" w:rsidDel="006D5DF8">
          <w:rPr>
            <w:rFonts w:ascii="Times New Roman" w:hAnsi="Times New Roman" w:cs="Times New Roman"/>
            <w:color w:val="000000" w:themeColor="text1"/>
            <w:sz w:val="24"/>
            <w:szCs w:val="24"/>
            <w:rPrChange w:id="15" w:author="Isabella" w:date="2026-10-06T20:20:00Z">
              <w:rPr>
                <w:rFonts w:ascii="Times New Roman" w:hAnsi="Times New Roman" w:cs="Times New Roman"/>
                <w:color w:val="1F4E79"/>
                <w:sz w:val="24"/>
                <w:szCs w:val="24"/>
              </w:rPr>
            </w:rPrChange>
          </w:rPr>
          <w:delText>[NOME COMPLETO DO ORIENTADOR E TITULAÇÃO]</w:delText>
        </w:r>
      </w:del>
      <w:r w:rsidR="0072291A" w:rsidRPr="00D43589">
        <w:rPr>
          <w:rStyle w:val="Refdenotaderodap"/>
          <w:rFonts w:ascii="Times New Roman" w:hAnsi="Times New Roman" w:cs="Times New Roman"/>
          <w:color w:val="000000" w:themeColor="text1"/>
          <w:sz w:val="24"/>
          <w:szCs w:val="24"/>
          <w:rPrChange w:id="16" w:author="Isabella" w:date="2026-10-06T20:20:00Z">
            <w:rPr>
              <w:rStyle w:val="Refdenotaderodap"/>
              <w:rFonts w:ascii="Times New Roman" w:hAnsi="Times New Roman" w:cs="Times New Roman"/>
              <w:sz w:val="24"/>
              <w:szCs w:val="24"/>
            </w:rPr>
          </w:rPrChange>
        </w:rPr>
        <w:footnoteReference w:id="1"/>
      </w:r>
    </w:p>
    <w:p w14:paraId="4513413D" w14:textId="715A970C" w:rsidR="00FC70D8" w:rsidRPr="00D43589" w:rsidRDefault="00595417" w:rsidP="0072291A">
      <w:pPr>
        <w:spacing w:after="0" w:line="240" w:lineRule="auto"/>
        <w:ind w:firstLine="709"/>
        <w:jc w:val="right"/>
        <w:rPr>
          <w:rFonts w:ascii="Times New Roman" w:hAnsi="Times New Roman" w:cs="Times New Roman"/>
          <w:color w:val="000000" w:themeColor="text1"/>
          <w:sz w:val="24"/>
          <w:szCs w:val="24"/>
          <w:rPrChange w:id="43" w:author="Isabella" w:date="2026-10-06T20:20:00Z">
            <w:rPr>
              <w:rFonts w:ascii="Times New Roman" w:hAnsi="Times New Roman" w:cs="Times New Roman"/>
              <w:sz w:val="24"/>
              <w:szCs w:val="24"/>
            </w:rPr>
          </w:rPrChange>
        </w:rPr>
      </w:pPr>
      <w:r w:rsidRPr="00D43589">
        <w:rPr>
          <w:rFonts w:ascii="Times New Roman" w:hAnsi="Times New Roman" w:cs="Times New Roman"/>
          <w:color w:val="000000" w:themeColor="text1"/>
          <w:sz w:val="24"/>
          <w:szCs w:val="24"/>
          <w:rPrChange w:id="44" w:author="Isabella" w:date="2026-10-06T20:20:00Z">
            <w:rPr>
              <w:rFonts w:ascii="Times New Roman" w:hAnsi="Times New Roman" w:cs="Times New Roman"/>
              <w:color w:val="1F4E79"/>
              <w:sz w:val="24"/>
              <w:szCs w:val="24"/>
            </w:rPr>
          </w:rPrChange>
        </w:rPr>
        <w:t>[</w:t>
      </w:r>
      <w:ins w:id="45" w:author="LUCAS" w:date="2026-10-15T19:23:00Z">
        <w:r w:rsidR="00F87BD2">
          <w:rPr>
            <w:rFonts w:ascii="Times New Roman" w:hAnsi="Times New Roman" w:cs="Times New Roman"/>
            <w:color w:val="000000" w:themeColor="text1"/>
            <w:sz w:val="24"/>
            <w:szCs w:val="24"/>
          </w:rPr>
          <w:t>LUCAS MATOS GOMES</w:t>
        </w:r>
      </w:ins>
      <w:del w:id="46" w:author="LUCAS" w:date="2026-10-15T19:22:00Z">
        <w:r w:rsidRPr="00D43589" w:rsidDel="00F87BD2">
          <w:rPr>
            <w:rFonts w:ascii="Times New Roman" w:hAnsi="Times New Roman" w:cs="Times New Roman"/>
            <w:color w:val="000000" w:themeColor="text1"/>
            <w:sz w:val="24"/>
            <w:szCs w:val="24"/>
            <w:rPrChange w:id="47" w:author="Isabella" w:date="2026-10-06T20:20:00Z">
              <w:rPr>
                <w:rFonts w:ascii="Times New Roman" w:hAnsi="Times New Roman" w:cs="Times New Roman"/>
                <w:color w:val="1F4E79"/>
                <w:sz w:val="24"/>
                <w:szCs w:val="24"/>
              </w:rPr>
            </w:rPrChange>
          </w:rPr>
          <w:delText>NOME COMPLETO DO ALUNO 1</w:delText>
        </w:r>
      </w:del>
      <w:r w:rsidRPr="00D43589">
        <w:rPr>
          <w:rFonts w:ascii="Times New Roman" w:hAnsi="Times New Roman" w:cs="Times New Roman"/>
          <w:color w:val="000000" w:themeColor="text1"/>
          <w:sz w:val="24"/>
          <w:szCs w:val="24"/>
          <w:rPrChange w:id="48" w:author="Isabella" w:date="2026-10-06T20:20:00Z">
            <w:rPr>
              <w:rFonts w:ascii="Times New Roman" w:hAnsi="Times New Roman" w:cs="Times New Roman"/>
              <w:color w:val="1F4E79"/>
              <w:sz w:val="24"/>
              <w:szCs w:val="24"/>
            </w:rPr>
          </w:rPrChange>
        </w:rPr>
        <w:t>]</w:t>
      </w:r>
      <w:r w:rsidR="00FC70D8" w:rsidRPr="00D43589">
        <w:rPr>
          <w:rStyle w:val="Refdenotaderodap"/>
          <w:rFonts w:ascii="Times New Roman" w:hAnsi="Times New Roman" w:cs="Times New Roman"/>
          <w:color w:val="000000" w:themeColor="text1"/>
          <w:sz w:val="24"/>
          <w:szCs w:val="24"/>
          <w:rPrChange w:id="49" w:author="Isabella" w:date="2026-10-06T20:20:00Z">
            <w:rPr>
              <w:rStyle w:val="Refdenotaderodap"/>
              <w:rFonts w:ascii="Times New Roman" w:hAnsi="Times New Roman" w:cs="Times New Roman"/>
              <w:sz w:val="24"/>
              <w:szCs w:val="24"/>
            </w:rPr>
          </w:rPrChange>
        </w:rPr>
        <w:footnoteReference w:id="2"/>
      </w:r>
    </w:p>
    <w:p w14:paraId="0EBA97DB" w14:textId="4A9842BF" w:rsidR="00595417" w:rsidRPr="00D43589" w:rsidDel="00F87BD2" w:rsidRDefault="00595417" w:rsidP="00A866D7">
      <w:pPr>
        <w:spacing w:after="0" w:line="240" w:lineRule="auto"/>
        <w:ind w:firstLine="709"/>
        <w:jc w:val="right"/>
        <w:rPr>
          <w:del w:id="64" w:author="LUCAS" w:date="2026-10-15T19:24:00Z"/>
          <w:rFonts w:ascii="Times New Roman" w:hAnsi="Times New Roman" w:cs="Times New Roman"/>
          <w:color w:val="000000" w:themeColor="text1"/>
          <w:sz w:val="24"/>
          <w:szCs w:val="24"/>
          <w:rPrChange w:id="65" w:author="Isabella" w:date="2026-10-06T20:20:00Z">
            <w:rPr>
              <w:del w:id="66" w:author="LUCAS" w:date="2026-10-15T19:24:00Z"/>
              <w:rFonts w:ascii="Times New Roman" w:hAnsi="Times New Roman" w:cs="Times New Roman"/>
              <w:sz w:val="24"/>
              <w:szCs w:val="24"/>
            </w:rPr>
          </w:rPrChange>
        </w:rPr>
      </w:pPr>
      <w:r w:rsidRPr="00D43589">
        <w:rPr>
          <w:rFonts w:ascii="Times New Roman" w:hAnsi="Times New Roman" w:cs="Times New Roman"/>
          <w:color w:val="000000" w:themeColor="text1"/>
          <w:sz w:val="24"/>
          <w:szCs w:val="24"/>
          <w:rPrChange w:id="67" w:author="Isabella" w:date="2026-10-06T20:20:00Z">
            <w:rPr>
              <w:rFonts w:ascii="Times New Roman" w:hAnsi="Times New Roman" w:cs="Times New Roman"/>
              <w:color w:val="1F4E79"/>
              <w:sz w:val="24"/>
              <w:szCs w:val="24"/>
            </w:rPr>
          </w:rPrChange>
        </w:rPr>
        <w:t>[</w:t>
      </w:r>
      <w:ins w:id="68" w:author="LUCAS" w:date="2026-10-15T19:23:00Z">
        <w:r w:rsidR="00F87BD2">
          <w:rPr>
            <w:rFonts w:ascii="Times New Roman" w:hAnsi="Times New Roman" w:cs="Times New Roman"/>
            <w:color w:val="000000" w:themeColor="text1"/>
            <w:sz w:val="24"/>
            <w:szCs w:val="24"/>
          </w:rPr>
          <w:t>KELVIN GAMA DE SOUZA</w:t>
        </w:r>
      </w:ins>
      <w:del w:id="69" w:author="LUCAS" w:date="2026-10-15T19:23:00Z">
        <w:r w:rsidRPr="00D43589" w:rsidDel="00F87BD2">
          <w:rPr>
            <w:rFonts w:ascii="Times New Roman" w:hAnsi="Times New Roman" w:cs="Times New Roman"/>
            <w:color w:val="000000" w:themeColor="text1"/>
            <w:sz w:val="24"/>
            <w:szCs w:val="24"/>
            <w:rPrChange w:id="70" w:author="Isabella" w:date="2026-10-06T20:20:00Z">
              <w:rPr>
                <w:rFonts w:ascii="Times New Roman" w:hAnsi="Times New Roman" w:cs="Times New Roman"/>
                <w:color w:val="1F4E79"/>
                <w:sz w:val="24"/>
                <w:szCs w:val="24"/>
              </w:rPr>
            </w:rPrChange>
          </w:rPr>
          <w:delText>NOME COMPLETO DO ALUNO 2 OU EXCLUIR ESTA LINHA</w:delText>
        </w:r>
      </w:del>
      <w:r w:rsidRPr="00D43589">
        <w:rPr>
          <w:rFonts w:ascii="Times New Roman" w:hAnsi="Times New Roman" w:cs="Times New Roman"/>
          <w:color w:val="000000" w:themeColor="text1"/>
          <w:sz w:val="24"/>
          <w:szCs w:val="24"/>
          <w:rPrChange w:id="71" w:author="Isabella" w:date="2026-10-06T20:20:00Z">
            <w:rPr>
              <w:rFonts w:ascii="Times New Roman" w:hAnsi="Times New Roman" w:cs="Times New Roman"/>
              <w:color w:val="1F4E79"/>
              <w:sz w:val="24"/>
              <w:szCs w:val="24"/>
            </w:rPr>
          </w:rPrChange>
        </w:rPr>
        <w:t>]</w:t>
      </w:r>
      <w:r w:rsidRPr="00D43589">
        <w:rPr>
          <w:rStyle w:val="Refdenotaderodap"/>
          <w:rFonts w:ascii="Times New Roman" w:hAnsi="Times New Roman" w:cs="Times New Roman"/>
          <w:color w:val="000000" w:themeColor="text1"/>
          <w:sz w:val="24"/>
          <w:szCs w:val="24"/>
          <w:rPrChange w:id="72" w:author="Isabella" w:date="2026-10-06T20:20:00Z">
            <w:rPr>
              <w:rStyle w:val="Refdenotaderodap"/>
              <w:rFonts w:ascii="Times New Roman" w:hAnsi="Times New Roman" w:cs="Times New Roman"/>
              <w:sz w:val="24"/>
              <w:szCs w:val="24"/>
            </w:rPr>
          </w:rPrChange>
        </w:rPr>
        <w:footnoteReference w:id="3"/>
      </w:r>
    </w:p>
    <w:p w14:paraId="2760661B" w14:textId="3F59CBB9" w:rsidR="00595417" w:rsidRPr="00D43589" w:rsidRDefault="00595417" w:rsidP="00F87BD2">
      <w:pPr>
        <w:spacing w:after="0" w:line="240" w:lineRule="auto"/>
        <w:ind w:firstLine="709"/>
        <w:jc w:val="right"/>
        <w:rPr>
          <w:rFonts w:ascii="Times New Roman" w:hAnsi="Times New Roman" w:cs="Times New Roman"/>
          <w:color w:val="000000" w:themeColor="text1"/>
          <w:sz w:val="24"/>
          <w:szCs w:val="24"/>
          <w:rPrChange w:id="84" w:author="Isabella" w:date="2026-10-06T20:20:00Z">
            <w:rPr>
              <w:rFonts w:ascii="Times New Roman" w:hAnsi="Times New Roman" w:cs="Times New Roman"/>
              <w:sz w:val="24"/>
              <w:szCs w:val="24"/>
            </w:rPr>
          </w:rPrChange>
        </w:rPr>
        <w:pPrChange w:id="85" w:author="LUCAS" w:date="2026-10-15T19:24:00Z">
          <w:pPr>
            <w:spacing w:after="0" w:line="240" w:lineRule="auto"/>
            <w:ind w:firstLine="709"/>
            <w:jc w:val="right"/>
          </w:pPr>
        </w:pPrChange>
      </w:pPr>
      <w:del w:id="86" w:author="LUCAS" w:date="2026-10-15T19:24:00Z">
        <w:r w:rsidRPr="00D43589" w:rsidDel="00F87BD2">
          <w:rPr>
            <w:rFonts w:ascii="Times New Roman" w:hAnsi="Times New Roman" w:cs="Times New Roman"/>
            <w:color w:val="000000" w:themeColor="text1"/>
            <w:sz w:val="24"/>
            <w:szCs w:val="24"/>
            <w:rPrChange w:id="87" w:author="Isabella" w:date="2026-10-06T20:20:00Z">
              <w:rPr>
                <w:rFonts w:ascii="Times New Roman" w:hAnsi="Times New Roman" w:cs="Times New Roman"/>
                <w:color w:val="1F4E79"/>
                <w:sz w:val="24"/>
                <w:szCs w:val="24"/>
              </w:rPr>
            </w:rPrChange>
          </w:rPr>
          <w:delText>[NOME COMPLETO DO ALUNO 3 OU EXCLUIR ESTA LINHA]</w:delText>
        </w:r>
      </w:del>
      <w:ins w:id="88" w:author="LUCAS" w:date="2026-10-15T19:24:00Z">
        <w:r w:rsidR="00F87BD2" w:rsidRPr="00D43589" w:rsidDel="00F87BD2">
          <w:rPr>
            <w:rStyle w:val="Refdenotaderodap"/>
            <w:rFonts w:ascii="Times New Roman" w:hAnsi="Times New Roman" w:cs="Times New Roman"/>
            <w:color w:val="000000" w:themeColor="text1"/>
            <w:sz w:val="24"/>
            <w:szCs w:val="24"/>
            <w:rPrChange w:id="89" w:author="Isabella" w:date="2026-10-06T20:20:00Z">
              <w:rPr>
                <w:rStyle w:val="Refdenotaderodap"/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PrChange>
          </w:rPr>
          <w:t xml:space="preserve"> </w:t>
        </w:r>
      </w:ins>
      <w:del w:id="90" w:author="LUCAS" w:date="2026-10-15T19:24:00Z">
        <w:r w:rsidRPr="00D43589" w:rsidDel="00F87BD2">
          <w:rPr>
            <w:rStyle w:val="Refdenotaderodap"/>
            <w:rFonts w:ascii="Times New Roman" w:hAnsi="Times New Roman" w:cs="Times New Roman"/>
            <w:color w:val="000000" w:themeColor="text1"/>
            <w:sz w:val="24"/>
            <w:szCs w:val="24"/>
            <w:rPrChange w:id="91" w:author="Isabella" w:date="2026-10-06T20:20:00Z">
              <w:rPr>
                <w:rStyle w:val="Refdenotaderodap"/>
                <w:rFonts w:ascii="Times New Roman" w:hAnsi="Times New Roman" w:cs="Times New Roman"/>
                <w:sz w:val="24"/>
                <w:szCs w:val="24"/>
              </w:rPr>
            </w:rPrChange>
          </w:rPr>
          <w:footnoteReference w:id="4"/>
        </w:r>
      </w:del>
      <w:commentRangeEnd w:id="8"/>
      <w:r w:rsidR="001736FF" w:rsidRPr="00D43589">
        <w:rPr>
          <w:rStyle w:val="Refdecomentrio"/>
          <w:rFonts w:ascii="Times New Roman" w:hAnsi="Times New Roman"/>
          <w:color w:val="000000" w:themeColor="text1"/>
          <w:sz w:val="24"/>
          <w:rPrChange w:id="97" w:author="Isabella" w:date="2026-10-06T20:20:00Z">
            <w:rPr>
              <w:rStyle w:val="Refdecomentrio"/>
              <w:rFonts w:ascii="Times New Roman" w:hAnsi="Times New Roman"/>
              <w:sz w:val="24"/>
            </w:rPr>
          </w:rPrChange>
        </w:rPr>
        <w:commentReference w:id="8"/>
      </w:r>
    </w:p>
    <w:p w14:paraId="3839E077" w14:textId="77777777" w:rsidR="00595417" w:rsidRPr="00D43589" w:rsidRDefault="00595417" w:rsidP="00FC70D8">
      <w:pPr>
        <w:spacing w:after="0" w:line="240" w:lineRule="auto"/>
        <w:ind w:firstLine="709"/>
        <w:jc w:val="right"/>
        <w:rPr>
          <w:rFonts w:ascii="Times New Roman" w:hAnsi="Times New Roman" w:cs="Times New Roman"/>
          <w:color w:val="000000" w:themeColor="text1"/>
          <w:sz w:val="24"/>
          <w:szCs w:val="24"/>
          <w:rPrChange w:id="98" w:author="Isabella" w:date="2026-10-06T20:20:00Z">
            <w:rPr>
              <w:rFonts w:ascii="Times New Roman" w:hAnsi="Times New Roman" w:cs="Times New Roman"/>
              <w:sz w:val="24"/>
              <w:szCs w:val="24"/>
            </w:rPr>
          </w:rPrChange>
        </w:rPr>
      </w:pPr>
    </w:p>
    <w:p w14:paraId="1F651A16" w14:textId="77777777" w:rsidR="00595417" w:rsidRPr="00D43589" w:rsidRDefault="00595417" w:rsidP="00F670B9">
      <w:pPr>
        <w:spacing w:after="0" w:line="240" w:lineRule="auto"/>
        <w:ind w:firstLine="709"/>
        <w:jc w:val="right"/>
        <w:rPr>
          <w:rFonts w:ascii="Times New Roman" w:hAnsi="Times New Roman" w:cs="Times New Roman"/>
          <w:b/>
          <w:color w:val="000000" w:themeColor="text1"/>
          <w:sz w:val="24"/>
          <w:szCs w:val="24"/>
          <w:rPrChange w:id="99" w:author="Isabella" w:date="2026-10-06T20:20:00Z">
            <w:rPr>
              <w:rFonts w:ascii="Times New Roman" w:hAnsi="Times New Roman" w:cs="Times New Roman"/>
              <w:b/>
              <w:sz w:val="24"/>
              <w:szCs w:val="24"/>
            </w:rPr>
          </w:rPrChange>
        </w:rPr>
      </w:pPr>
    </w:p>
    <w:p w14:paraId="04A68434" w14:textId="77777777" w:rsidR="00F670B9" w:rsidRPr="00D43589" w:rsidRDefault="00F670B9" w:rsidP="00F670B9">
      <w:pPr>
        <w:spacing w:after="0" w:line="36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rPrChange w:id="100" w:author="Isabella" w:date="2026-10-06T20:20:00Z">
            <w:rPr>
              <w:rFonts w:ascii="Times New Roman" w:hAnsi="Times New Roman" w:cs="Times New Roman"/>
              <w:b/>
              <w:sz w:val="24"/>
              <w:szCs w:val="24"/>
            </w:rPr>
          </w:rPrChange>
        </w:rPr>
      </w:pPr>
    </w:p>
    <w:p w14:paraId="032A79F0" w14:textId="77777777" w:rsidR="00F670B9" w:rsidRPr="00D43589" w:rsidRDefault="00F670B9" w:rsidP="00F670B9">
      <w:pPr>
        <w:spacing w:after="0" w:line="36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rPrChange w:id="101" w:author="Isabella" w:date="2026-10-06T20:20:00Z">
            <w:rPr>
              <w:rFonts w:ascii="Times New Roman" w:hAnsi="Times New Roman" w:cs="Times New Roman"/>
              <w:b/>
              <w:sz w:val="24"/>
              <w:szCs w:val="24"/>
            </w:rPr>
          </w:rPrChange>
        </w:rPr>
      </w:pPr>
    </w:p>
    <w:p w14:paraId="0F94A4C3" w14:textId="77777777" w:rsidR="00A866D7" w:rsidRPr="00D43589" w:rsidDel="006D5DF8" w:rsidRDefault="00A866D7" w:rsidP="00AD1B1B">
      <w:pPr>
        <w:spacing w:after="0" w:line="240" w:lineRule="auto"/>
        <w:jc w:val="both"/>
        <w:rPr>
          <w:del w:id="102" w:author="Isabella" w:date="2026-10-06T19:05:00Z"/>
          <w:rFonts w:ascii="Times New Roman" w:hAnsi="Times New Roman" w:cs="Times New Roman"/>
          <w:b/>
          <w:color w:val="000000" w:themeColor="text1"/>
          <w:sz w:val="24"/>
          <w:szCs w:val="24"/>
          <w:rPrChange w:id="103" w:author="Isabella" w:date="2026-10-06T20:20:00Z">
            <w:rPr>
              <w:del w:id="104" w:author="Isabella" w:date="2026-10-06T19:05:00Z"/>
              <w:rFonts w:ascii="Times New Roman" w:hAnsi="Times New Roman" w:cs="Times New Roman"/>
              <w:b/>
              <w:sz w:val="24"/>
              <w:szCs w:val="24"/>
            </w:rPr>
          </w:rPrChange>
        </w:rPr>
      </w:pPr>
      <w:commentRangeStart w:id="105"/>
      <w:r w:rsidRPr="00D43589">
        <w:rPr>
          <w:rFonts w:ascii="Times New Roman" w:hAnsi="Times New Roman" w:cs="Times New Roman"/>
          <w:b/>
          <w:color w:val="000000" w:themeColor="text1"/>
          <w:sz w:val="24"/>
          <w:szCs w:val="24"/>
          <w:rPrChange w:id="106" w:author="Isabella" w:date="2026-10-06T20:20:00Z">
            <w:rPr>
              <w:rFonts w:ascii="Times New Roman" w:hAnsi="Times New Roman" w:cs="Times New Roman"/>
              <w:b/>
              <w:sz w:val="24"/>
              <w:szCs w:val="24"/>
            </w:rPr>
          </w:rPrChange>
        </w:rPr>
        <w:t>RESUMO</w:t>
      </w:r>
      <w:commentRangeEnd w:id="105"/>
      <w:r w:rsidR="0030327C" w:rsidRPr="00D43589">
        <w:rPr>
          <w:rStyle w:val="Refdecomentrio"/>
          <w:rFonts w:ascii="Times New Roman" w:hAnsi="Times New Roman" w:cs="Times New Roman"/>
          <w:b/>
          <w:color w:val="000000" w:themeColor="text1"/>
          <w:sz w:val="24"/>
          <w:szCs w:val="24"/>
          <w:rPrChange w:id="107" w:author="Isabella" w:date="2026-10-06T20:20:00Z">
            <w:rPr>
              <w:rStyle w:val="Refdecomentrio"/>
              <w:rFonts w:ascii="Times New Roman" w:hAnsi="Times New Roman" w:cs="Times New Roman"/>
              <w:b/>
              <w:sz w:val="24"/>
              <w:szCs w:val="24"/>
            </w:rPr>
          </w:rPrChange>
        </w:rPr>
        <w:commentReference w:id="105"/>
      </w:r>
    </w:p>
    <w:p w14:paraId="548185A3" w14:textId="77777777" w:rsidR="00CF7C84" w:rsidRPr="00D43589" w:rsidDel="006D5DF8" w:rsidRDefault="00CF7C84" w:rsidP="00AD1B1B">
      <w:pPr>
        <w:spacing w:after="0" w:line="240" w:lineRule="auto"/>
        <w:jc w:val="both"/>
        <w:rPr>
          <w:del w:id="108" w:author="Isabella" w:date="2026-10-06T19:05:00Z"/>
          <w:rFonts w:ascii="Times New Roman" w:hAnsi="Times New Roman" w:cs="Times New Roman"/>
          <w:b/>
          <w:color w:val="000000" w:themeColor="text1"/>
          <w:sz w:val="24"/>
          <w:szCs w:val="24"/>
          <w:rPrChange w:id="109" w:author="Isabella" w:date="2026-10-06T20:20:00Z">
            <w:rPr>
              <w:del w:id="110" w:author="Isabella" w:date="2026-10-06T19:05:00Z"/>
              <w:rFonts w:ascii="Times New Roman" w:hAnsi="Times New Roman" w:cs="Times New Roman"/>
              <w:b/>
              <w:sz w:val="24"/>
              <w:szCs w:val="24"/>
            </w:rPr>
          </w:rPrChange>
        </w:rPr>
      </w:pPr>
    </w:p>
    <w:p w14:paraId="07F0A2EC" w14:textId="19508E4C" w:rsidR="00623E37" w:rsidRPr="00D43589" w:rsidDel="00311FE3" w:rsidRDefault="00AE49E2">
      <w:pPr>
        <w:spacing w:after="0" w:line="240" w:lineRule="auto"/>
        <w:jc w:val="both"/>
        <w:rPr>
          <w:del w:id="111" w:author="LUCAS" w:date="2026-10-15T19:42:00Z"/>
          <w:rFonts w:ascii="Times New Roman" w:hAnsi="Times New Roman" w:cs="Times New Roman"/>
          <w:bCs/>
          <w:color w:val="000000" w:themeColor="text1"/>
          <w:sz w:val="24"/>
          <w:szCs w:val="24"/>
          <w:rPrChange w:id="112" w:author="Isabella" w:date="2026-10-06T20:20:00Z">
            <w:rPr>
              <w:del w:id="113" w:author="LUCAS" w:date="2026-10-15T19:42:00Z"/>
              <w:rFonts w:ascii="Times New Roman" w:hAnsi="Times New Roman" w:cs="Times New Roman"/>
              <w:sz w:val="24"/>
              <w:szCs w:val="24"/>
            </w:rPr>
          </w:rPrChange>
        </w:rPr>
        <w:pPrChange w:id="114" w:author="Isabella" w:date="2026-10-06T19:05:00Z">
          <w:pPr>
            <w:spacing w:after="0" w:line="360" w:lineRule="auto"/>
          </w:pPr>
        </w:pPrChange>
      </w:pPr>
      <w:del w:id="115" w:author="Isabella" w:date="2026-10-06T19:05:00Z">
        <w:r w:rsidRPr="00D43589" w:rsidDel="006D5DF8">
          <w:rPr>
            <w:rFonts w:ascii="Times New Roman" w:hAnsi="Times New Roman"/>
            <w:b/>
            <w:color w:val="000000" w:themeColor="text1"/>
            <w:sz w:val="24"/>
            <w:rPrChange w:id="116" w:author="Isabella" w:date="2026-10-06T20:20:00Z">
              <w:rPr>
                <w:rFonts w:ascii="Times New Roman" w:hAnsi="Times New Roman"/>
                <w:b/>
                <w:color w:val="C00000"/>
                <w:sz w:val="24"/>
              </w:rPr>
            </w:rPrChange>
          </w:rPr>
          <w:delText xml:space="preserve">INSTRUÇÃO: </w:delText>
        </w:r>
        <w:r w:rsidRPr="00D43589" w:rsidDel="006D5DF8">
          <w:rPr>
            <w:rFonts w:ascii="Times New Roman" w:hAnsi="Times New Roman"/>
            <w:i/>
            <w:color w:val="000000" w:themeColor="text1"/>
            <w:sz w:val="24"/>
            <w:rPrChange w:id="117" w:author="Isabella" w:date="2026-10-06T20:20:00Z">
              <w:rPr>
                <w:rFonts w:ascii="Times New Roman" w:hAnsi="Times New Roman"/>
                <w:i/>
                <w:color w:val="C00000"/>
                <w:sz w:val="24"/>
              </w:rPr>
            </w:rPrChange>
          </w:rPr>
          <w:delText>gere o texto com o arquivo Markdown final. Depois, cole o bloco RESUMO COMPLETO abaixo, apague todas as marcações entre colchetes e mantenha um único parágrafo, sem tópicos ou subtítulos.</w:delText>
        </w:r>
      </w:del>
      <w:r w:rsidRPr="00D43589">
        <w:rPr>
          <w:rFonts w:ascii="Times New Roman" w:hAnsi="Times New Roman"/>
          <w:i/>
          <w:color w:val="000000" w:themeColor="text1"/>
          <w:sz w:val="24"/>
          <w:rPrChange w:id="118" w:author="Isabella" w:date="2026-10-06T20:20:00Z">
            <w:rPr>
              <w:rFonts w:ascii="Times New Roman" w:hAnsi="Times New Roman"/>
              <w:i/>
              <w:color w:val="C00000"/>
              <w:sz w:val="24"/>
            </w:rPr>
          </w:rPrChange>
        </w:rPr>
        <w:br/>
      </w:r>
      <w:r w:rsidRPr="00D43589">
        <w:rPr>
          <w:rFonts w:ascii="Times New Roman" w:hAnsi="Times New Roman"/>
          <w:i/>
          <w:color w:val="000000" w:themeColor="text1"/>
          <w:sz w:val="24"/>
          <w:rPrChange w:id="119" w:author="Isabella" w:date="2026-10-06T20:20:00Z">
            <w:rPr>
              <w:rFonts w:ascii="Times New Roman" w:hAnsi="Times New Roman"/>
              <w:i/>
              <w:color w:val="C00000"/>
              <w:sz w:val="24"/>
            </w:rPr>
          </w:rPrChange>
        </w:rPr>
        <w:br/>
      </w:r>
      <w:ins w:id="120" w:author="LUCAS" w:date="2026-10-15T19:42:00Z">
        <w:r w:rsidR="00311FE3">
          <w:t>Atualmente, o celular tornou-se uma ferramenta indispensável no cotidiano, sendo utilizado para realizar pagamentos, agendar consultas médicas e manter contato com a família. No entanto, a população idosa frequentemente encontra obstáculos para acompanhar esse avanço tecnológico. A questão central desta pesquisa é compreender quais são as principais dificuldades vivenciadas pelos idosos ao utilizar aplicativos de smartphone e como esses problemas impactam a sua inclusão digital. A escolha do tema justifica-se pela relevância de tornar a tecnologia mais acessível, promovendo a autonomia da terceira idade e evitando o seu isolamento social. O objetivo do estudo é identificar essas barreiras de uso e analisar os seus efeitos no dia a dia desse público. Para atender a esse objetivo, foi realizada uma revisão bibliográfica de caráter qualitativo e exploratório. A busca de artigos científicos ocorreu em bases virtuais como SciELO e Google Acadêmico, priorizando pesquisas recentes focadas na usabilidade de aplicativos por idosos, letramento digital e acessibilidade. Os materiais selecionados passaram por uma triagem para garantir a relação direta com o tema e foram analisados de forma temática, permitindo comparar e sintetizar os principais achados dos autores. Os resultados revelam que a exclusão digital decorre da junção de barreiras práticas e emocionais. Quanto ao design, Kim et al. (2023) apontam que menus confusos, fontes pequenas e telas poluídas fazem com que muitos idosos desistam de mexer no celular sozinhos. De forma parecida, Nogueira et al. (2023) mostram que a complexidade diária gera limitações práticas na rotina. Além disso, no aspecto emocional, Barros e Silva (2024) destacam que o medo de errar, de estragar o aparelho e a falta de paciência da família ao ensinar causam muita frustração, enquanto Nogueira et al. (2023) ressaltam o pavor de cair em golpes virtuais. Nota-se um consenso entre os autores sobre a necessidade de simplificar as interfaces, mas identifica-se uma lacuna em relação a pesquisas sobre programas públicos de ensino digital que ajudem os idosos fora do ambiente familiar. O estudo respondeu ao problema ao evidenciar que as principais dificuldades dos idosos estão ligadas ao design confuso dos aplicativos e ao receio psicológico de cometer falhas ou sofrer fraudes. Os achados mostram que a inclusão digital exige softwares mais simples e suporte adequado. Como limitação, destaca-se o uso de amostras reduzidas em parte dos artigos analisados. Recomenda-se para trabalhos futuros a investigação de iniciativas comunitárias voltadas ao ensino prático de tecnologia para a terceira idade.</w:t>
        </w:r>
        <w:r w:rsidR="00311FE3" w:rsidRPr="00D43589" w:rsidDel="00311FE3">
          <w:rPr>
            <w:rFonts w:ascii="Times New Roman" w:hAnsi="Times New Roman"/>
            <w:bCs/>
            <w:color w:val="000000" w:themeColor="text1"/>
            <w:sz w:val="24"/>
            <w:rPrChange w:id="121" w:author="Isabella" w:date="2026-10-06T20:20:00Z">
              <w:rPr>
                <w:rFonts w:ascii="Times New Roman" w:hAnsi="Times New Roman"/>
                <w:bCs/>
                <w:color w:val="000000" w:themeColor="text1"/>
                <w:sz w:val="24"/>
              </w:rPr>
            </w:rPrChange>
          </w:rPr>
          <w:t xml:space="preserve"> </w:t>
        </w:r>
      </w:ins>
      <w:del w:id="122" w:author="LUCAS" w:date="2026-10-15T19:42:00Z">
        <w:r w:rsidRPr="00D43589" w:rsidDel="00311FE3">
          <w:rPr>
            <w:rFonts w:ascii="Times New Roman" w:hAnsi="Times New Roman"/>
            <w:bCs/>
            <w:color w:val="000000" w:themeColor="text1"/>
            <w:sz w:val="24"/>
            <w:rPrChange w:id="123" w:author="Isabella" w:date="2026-10-06T20:20:00Z">
              <w:rPr>
                <w:rFonts w:ascii="Times New Roman" w:hAnsi="Times New Roman"/>
                <w:b/>
                <w:color w:val="1F4E79"/>
                <w:sz w:val="24"/>
              </w:rPr>
            </w:rPrChange>
          </w:rPr>
          <w:delText xml:space="preserve">[INTRODUÇÃO — </w:delText>
        </w:r>
      </w:del>
      <w:del w:id="124" w:author="LUCAS" w:date="2026-10-15T19:38:00Z">
        <w:r w:rsidRPr="00D43589" w:rsidDel="00311FE3">
          <w:rPr>
            <w:rFonts w:ascii="Times New Roman" w:hAnsi="Times New Roman"/>
            <w:bCs/>
            <w:color w:val="000000" w:themeColor="text1"/>
            <w:sz w:val="24"/>
            <w:rPrChange w:id="125" w:author="Isabella" w:date="2026-10-06T20:20:00Z">
              <w:rPr>
                <w:rFonts w:ascii="Times New Roman" w:hAnsi="Times New Roman"/>
                <w:b/>
                <w:color w:val="1F4E79"/>
                <w:sz w:val="24"/>
              </w:rPr>
            </w:rPrChange>
          </w:rPr>
          <w:delText>COLE AQUI O TRECHO COM CONTEXTO, TEMA, PROBLEMA, JUSTIFICATIVA E OBJETIVO</w:delText>
        </w:r>
      </w:del>
      <w:del w:id="126" w:author="LUCAS" w:date="2026-10-15T19:42:00Z">
        <w:r w:rsidRPr="00D43589" w:rsidDel="00311FE3">
          <w:rPr>
            <w:rFonts w:ascii="Times New Roman" w:hAnsi="Times New Roman"/>
            <w:bCs/>
            <w:color w:val="000000" w:themeColor="text1"/>
            <w:sz w:val="24"/>
            <w:rPrChange w:id="127" w:author="Isabella" w:date="2026-10-06T20:20:00Z">
              <w:rPr>
                <w:rFonts w:ascii="Times New Roman" w:hAnsi="Times New Roman"/>
                <w:b/>
                <w:color w:val="1F4E79"/>
                <w:sz w:val="24"/>
              </w:rPr>
            </w:rPrChange>
          </w:rPr>
          <w:delText>]</w:delText>
        </w:r>
        <w:r w:rsidRPr="00D43589" w:rsidDel="00311FE3">
          <w:rPr>
            <w:rFonts w:ascii="Times New Roman" w:hAnsi="Times New Roman"/>
            <w:bCs/>
            <w:color w:val="000000" w:themeColor="text1"/>
            <w:sz w:val="24"/>
            <w:rPrChange w:id="128" w:author="Isabella" w:date="2026-10-06T20:20:00Z">
              <w:rPr>
                <w:rFonts w:ascii="Times New Roman" w:hAnsi="Times New Roman"/>
                <w:sz w:val="24"/>
              </w:rPr>
            </w:rPrChange>
          </w:rPr>
          <w:delText xml:space="preserve"> </w:delText>
        </w:r>
        <w:r w:rsidRPr="00D43589" w:rsidDel="00311FE3">
          <w:rPr>
            <w:rFonts w:ascii="Times New Roman" w:hAnsi="Times New Roman"/>
            <w:bCs/>
            <w:color w:val="000000" w:themeColor="text1"/>
            <w:sz w:val="24"/>
            <w:rPrChange w:id="129" w:author="Isabella" w:date="2026-10-06T20:20:00Z">
              <w:rPr>
                <w:rFonts w:ascii="Times New Roman" w:hAnsi="Times New Roman"/>
                <w:b/>
                <w:color w:val="1F4E79"/>
                <w:sz w:val="24"/>
              </w:rPr>
            </w:rPrChange>
          </w:rPr>
          <w:delText xml:space="preserve">[METODOLOGIA — </w:delText>
        </w:r>
      </w:del>
      <w:del w:id="130" w:author="LUCAS" w:date="2026-10-15T19:40:00Z">
        <w:r w:rsidRPr="00D43589" w:rsidDel="00311FE3">
          <w:rPr>
            <w:rFonts w:ascii="Times New Roman" w:hAnsi="Times New Roman"/>
            <w:bCs/>
            <w:color w:val="000000" w:themeColor="text1"/>
            <w:sz w:val="24"/>
            <w:rPrChange w:id="131" w:author="Isabella" w:date="2026-10-06T20:20:00Z">
              <w:rPr>
                <w:rFonts w:ascii="Times New Roman" w:hAnsi="Times New Roman"/>
                <w:b/>
                <w:color w:val="1F4E79"/>
                <w:sz w:val="24"/>
              </w:rPr>
            </w:rPrChange>
          </w:rPr>
          <w:delText>COLE AQUI O TRECHO COM TIPO DE REVISÃO, BASES, RECORTE, CRITÉRIOS, TRIAGEM E ANÁLISE</w:delText>
        </w:r>
      </w:del>
      <w:del w:id="132" w:author="LUCAS" w:date="2026-10-15T19:42:00Z">
        <w:r w:rsidRPr="00D43589" w:rsidDel="00311FE3">
          <w:rPr>
            <w:rFonts w:ascii="Times New Roman" w:hAnsi="Times New Roman"/>
            <w:bCs/>
            <w:color w:val="000000" w:themeColor="text1"/>
            <w:sz w:val="24"/>
            <w:rPrChange w:id="133" w:author="Isabella" w:date="2026-10-06T20:20:00Z">
              <w:rPr>
                <w:rFonts w:ascii="Times New Roman" w:hAnsi="Times New Roman"/>
                <w:b/>
                <w:color w:val="1F4E79"/>
                <w:sz w:val="24"/>
              </w:rPr>
            </w:rPrChange>
          </w:rPr>
          <w:delText>]</w:delText>
        </w:r>
        <w:r w:rsidRPr="00D43589" w:rsidDel="00311FE3">
          <w:rPr>
            <w:rFonts w:ascii="Times New Roman" w:hAnsi="Times New Roman"/>
            <w:bCs/>
            <w:color w:val="000000" w:themeColor="text1"/>
            <w:sz w:val="24"/>
            <w:rPrChange w:id="134" w:author="Isabella" w:date="2026-10-06T20:20:00Z">
              <w:rPr>
                <w:rFonts w:ascii="Times New Roman" w:hAnsi="Times New Roman"/>
                <w:sz w:val="24"/>
              </w:rPr>
            </w:rPrChange>
          </w:rPr>
          <w:delText xml:space="preserve"> </w:delText>
        </w:r>
        <w:r w:rsidRPr="00D43589" w:rsidDel="00311FE3">
          <w:rPr>
            <w:rFonts w:ascii="Times New Roman" w:hAnsi="Times New Roman"/>
            <w:bCs/>
            <w:color w:val="000000" w:themeColor="text1"/>
            <w:sz w:val="24"/>
            <w:rPrChange w:id="135" w:author="Isabella" w:date="2026-10-06T20:20:00Z">
              <w:rPr>
                <w:rFonts w:ascii="Times New Roman" w:hAnsi="Times New Roman"/>
                <w:b/>
                <w:color w:val="1F4E79"/>
                <w:sz w:val="24"/>
              </w:rPr>
            </w:rPrChange>
          </w:rPr>
          <w:delText xml:space="preserve">[DESENVOLVIMENTO — </w:delText>
        </w:r>
      </w:del>
      <w:del w:id="136" w:author="LUCAS" w:date="2026-10-15T19:40:00Z">
        <w:r w:rsidRPr="00D43589" w:rsidDel="00311FE3">
          <w:rPr>
            <w:rFonts w:ascii="Times New Roman" w:hAnsi="Times New Roman"/>
            <w:bCs/>
            <w:color w:val="000000" w:themeColor="text1"/>
            <w:sz w:val="24"/>
            <w:rPrChange w:id="137" w:author="Isabella" w:date="2026-10-06T20:20:00Z">
              <w:rPr>
                <w:rFonts w:ascii="Times New Roman" w:hAnsi="Times New Roman"/>
                <w:b/>
                <w:color w:val="1F4E79"/>
                <w:sz w:val="24"/>
              </w:rPr>
            </w:rPrChange>
          </w:rPr>
          <w:delText>COLE AQUI A SÍNTESE CRÍTICA DOS ESTUDOS, COM COMPARAÇÕES, RESULTADOS, LIMITAÇÕES E LACUNAS</w:delText>
        </w:r>
      </w:del>
      <w:del w:id="138" w:author="LUCAS" w:date="2026-10-15T19:42:00Z">
        <w:r w:rsidRPr="00D43589" w:rsidDel="00311FE3">
          <w:rPr>
            <w:rFonts w:ascii="Times New Roman" w:hAnsi="Times New Roman"/>
            <w:bCs/>
            <w:color w:val="000000" w:themeColor="text1"/>
            <w:sz w:val="24"/>
            <w:rPrChange w:id="139" w:author="Isabella" w:date="2026-10-06T20:20:00Z">
              <w:rPr>
                <w:rFonts w:ascii="Times New Roman" w:hAnsi="Times New Roman"/>
                <w:b/>
                <w:color w:val="1F4E79"/>
                <w:sz w:val="24"/>
              </w:rPr>
            </w:rPrChange>
          </w:rPr>
          <w:delText>]</w:delText>
        </w:r>
        <w:r w:rsidRPr="00D43589" w:rsidDel="00311FE3">
          <w:rPr>
            <w:rFonts w:ascii="Times New Roman" w:hAnsi="Times New Roman"/>
            <w:bCs/>
            <w:color w:val="000000" w:themeColor="text1"/>
            <w:sz w:val="24"/>
            <w:rPrChange w:id="140" w:author="Isabella" w:date="2026-10-06T20:20:00Z">
              <w:rPr>
                <w:rFonts w:ascii="Times New Roman" w:hAnsi="Times New Roman"/>
                <w:sz w:val="24"/>
              </w:rPr>
            </w:rPrChange>
          </w:rPr>
          <w:delText xml:space="preserve"> </w:delText>
        </w:r>
        <w:r w:rsidRPr="00D43589" w:rsidDel="00311FE3">
          <w:rPr>
            <w:rFonts w:ascii="Times New Roman" w:hAnsi="Times New Roman"/>
            <w:bCs/>
            <w:color w:val="000000" w:themeColor="text1"/>
            <w:sz w:val="24"/>
            <w:rPrChange w:id="141" w:author="Isabella" w:date="2026-10-06T20:20:00Z">
              <w:rPr>
                <w:rFonts w:ascii="Times New Roman" w:hAnsi="Times New Roman"/>
                <w:b/>
                <w:color w:val="1F4E79"/>
                <w:sz w:val="24"/>
              </w:rPr>
            </w:rPrChange>
          </w:rPr>
          <w:delText xml:space="preserve">[CONSIDERAÇÕES GERAIS — </w:delText>
        </w:r>
      </w:del>
      <w:del w:id="142" w:author="LUCAS" w:date="2026-10-15T19:40:00Z">
        <w:r w:rsidRPr="00D43589" w:rsidDel="00311FE3">
          <w:rPr>
            <w:rFonts w:ascii="Times New Roman" w:hAnsi="Times New Roman"/>
            <w:bCs/>
            <w:color w:val="000000" w:themeColor="text1"/>
            <w:sz w:val="24"/>
            <w:rPrChange w:id="143" w:author="Isabella" w:date="2026-10-06T20:20:00Z">
              <w:rPr>
                <w:rFonts w:ascii="Times New Roman" w:hAnsi="Times New Roman"/>
                <w:b/>
                <w:color w:val="1F4E79"/>
                <w:sz w:val="24"/>
              </w:rPr>
            </w:rPrChange>
          </w:rPr>
          <w:delText>COLE AQUI A RESPOSTA AO PROBLEMA, O SIGNIFICADO DOS ACHADOS, AS LIMITAÇÕES E AS RECOMENDAÇÕES</w:delText>
        </w:r>
      </w:del>
      <w:del w:id="144" w:author="LUCAS" w:date="2026-10-15T19:42:00Z">
        <w:r w:rsidRPr="00D43589" w:rsidDel="00311FE3">
          <w:rPr>
            <w:rFonts w:ascii="Times New Roman" w:hAnsi="Times New Roman"/>
            <w:bCs/>
            <w:color w:val="000000" w:themeColor="text1"/>
            <w:sz w:val="24"/>
            <w:rPrChange w:id="145" w:author="Isabella" w:date="2026-10-06T20:20:00Z">
              <w:rPr>
                <w:rFonts w:ascii="Times New Roman" w:hAnsi="Times New Roman"/>
                <w:b/>
                <w:color w:val="1F4E79"/>
                <w:sz w:val="24"/>
              </w:rPr>
            </w:rPrChange>
          </w:rPr>
          <w:delText>]</w:delText>
        </w:r>
      </w:del>
    </w:p>
    <w:p w14:paraId="35A6F002" w14:textId="77777777" w:rsidR="004708DB" w:rsidRPr="00D43589" w:rsidRDefault="004708DB" w:rsidP="00311FE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rPrChange w:id="146" w:author="Isabella" w:date="2026-10-06T20:20:00Z">
            <w:rPr>
              <w:rFonts w:ascii="Times New Roman" w:hAnsi="Times New Roman" w:cs="Times New Roman"/>
              <w:sz w:val="24"/>
              <w:szCs w:val="24"/>
            </w:rPr>
          </w:rPrChange>
        </w:rPr>
      </w:pPr>
    </w:p>
    <w:p w14:paraId="60524003" w14:textId="63A4C47D" w:rsidR="004708DB" w:rsidRPr="00D43589" w:rsidDel="00E24825" w:rsidRDefault="00ED28C6" w:rsidP="00AD1B1B">
      <w:pPr>
        <w:spacing w:after="0" w:line="240" w:lineRule="auto"/>
        <w:jc w:val="both"/>
        <w:rPr>
          <w:del w:id="147" w:author="LUCAS" w:date="2026-10-15T19:46:00Z"/>
          <w:rFonts w:ascii="Times New Roman" w:hAnsi="Times New Roman" w:cs="Times New Roman"/>
          <w:color w:val="000000" w:themeColor="text1"/>
          <w:sz w:val="24"/>
          <w:szCs w:val="24"/>
          <w:rPrChange w:id="148" w:author="Isabella" w:date="2026-10-06T20:20:00Z">
            <w:rPr>
              <w:del w:id="149" w:author="LUCAS" w:date="2026-10-15T19:46:00Z"/>
              <w:rFonts w:ascii="Times New Roman" w:hAnsi="Times New Roman" w:cs="Times New Roman"/>
              <w:sz w:val="24"/>
              <w:szCs w:val="24"/>
            </w:rPr>
          </w:rPrChange>
        </w:rPr>
      </w:pPr>
      <w:r w:rsidRPr="00D43589">
        <w:rPr>
          <w:rFonts w:ascii="Times New Roman" w:hAnsi="Times New Roman"/>
          <w:b/>
          <w:color w:val="000000" w:themeColor="text1"/>
          <w:sz w:val="24"/>
          <w:rPrChange w:id="150" w:author="Isabella" w:date="2026-10-06T20:20:00Z">
            <w:rPr>
              <w:rFonts w:ascii="Times New Roman" w:hAnsi="Times New Roman"/>
              <w:b/>
              <w:sz w:val="24"/>
            </w:rPr>
          </w:rPrChange>
        </w:rPr>
        <w:t xml:space="preserve">Palavras-chave: </w:t>
      </w:r>
      <w:del w:id="151" w:author="LUCAS" w:date="2026-10-15T19:44:00Z">
        <w:r w:rsidRPr="00D43589" w:rsidDel="00E24825">
          <w:rPr>
            <w:rFonts w:ascii="Times New Roman" w:hAnsi="Times New Roman"/>
            <w:color w:val="000000" w:themeColor="text1"/>
            <w:sz w:val="24"/>
            <w:rPrChange w:id="152" w:author="Isabella" w:date="2026-10-06T20:20:00Z">
              <w:rPr>
                <w:rFonts w:ascii="Times New Roman" w:hAnsi="Times New Roman"/>
                <w:color w:val="1F4E79"/>
                <w:sz w:val="24"/>
              </w:rPr>
            </w:rPrChange>
          </w:rPr>
          <w:delText>[</w:delText>
        </w:r>
      </w:del>
      <w:ins w:id="153" w:author="LUCAS" w:date="2026-10-15T19:46:00Z">
        <w:r w:rsidR="00E24825" w:rsidRPr="00E24825">
          <w:rPr>
            <w:rFonts w:ascii="Times New Roman" w:hAnsi="Times New Roman"/>
            <w:color w:val="000000" w:themeColor="text1"/>
            <w:sz w:val="24"/>
          </w:rPr>
          <w:t>Idosos. Aplicativos de smartphones. Inclusão digital.</w:t>
        </w:r>
      </w:ins>
      <w:del w:id="154" w:author="LUCAS" w:date="2026-10-15T19:42:00Z">
        <w:r w:rsidRPr="00D43589" w:rsidDel="00311FE3">
          <w:rPr>
            <w:rFonts w:ascii="Times New Roman" w:hAnsi="Times New Roman"/>
            <w:color w:val="000000" w:themeColor="text1"/>
            <w:sz w:val="24"/>
            <w:rPrChange w:id="155" w:author="Isabella" w:date="2026-10-06T20:20:00Z">
              <w:rPr>
                <w:rFonts w:ascii="Times New Roman" w:hAnsi="Times New Roman"/>
                <w:color w:val="1F4E79"/>
                <w:sz w:val="24"/>
              </w:rPr>
            </w:rPrChange>
          </w:rPr>
          <w:delText>COLE AQUI TRÊS PALAVRAS-CHAVE SEPARADAS POR PONTO</w:delText>
        </w:r>
      </w:del>
      <w:del w:id="156" w:author="LUCAS" w:date="2026-10-15T19:46:00Z">
        <w:r w:rsidRPr="00D43589" w:rsidDel="00E24825">
          <w:rPr>
            <w:rFonts w:ascii="Times New Roman" w:hAnsi="Times New Roman"/>
            <w:color w:val="000000" w:themeColor="text1"/>
            <w:sz w:val="24"/>
            <w:rPrChange w:id="157" w:author="Isabella" w:date="2026-10-06T20:20:00Z">
              <w:rPr>
                <w:rFonts w:ascii="Times New Roman" w:hAnsi="Times New Roman"/>
                <w:color w:val="1F4E79"/>
                <w:sz w:val="24"/>
              </w:rPr>
            </w:rPrChange>
          </w:rPr>
          <w:delText>]</w:delText>
        </w:r>
      </w:del>
    </w:p>
    <w:p w14:paraId="4E6E9146" w14:textId="77777777" w:rsidR="004708DB" w:rsidRPr="00D43589" w:rsidRDefault="004708DB" w:rsidP="00AD1B1B">
      <w:pPr>
        <w:spacing w:after="0" w:line="24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rPrChange w:id="158" w:author="Isabella" w:date="2026-10-06T20:20:00Z">
            <w:rPr>
              <w:rFonts w:ascii="Times New Roman" w:hAnsi="Times New Roman" w:cs="Times New Roman"/>
              <w:b/>
              <w:sz w:val="24"/>
              <w:szCs w:val="24"/>
            </w:rPr>
          </w:rPrChange>
        </w:rPr>
      </w:pPr>
    </w:p>
    <w:p w14:paraId="02C810A3" w14:textId="77777777" w:rsidR="00C259E1" w:rsidRPr="00D43589" w:rsidRDefault="00C259E1" w:rsidP="00AD1B1B">
      <w:pPr>
        <w:spacing w:after="0" w:line="24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rPrChange w:id="159" w:author="Isabella" w:date="2026-10-06T20:20:00Z">
            <w:rPr>
              <w:rFonts w:ascii="Times New Roman" w:hAnsi="Times New Roman" w:cs="Times New Roman"/>
              <w:b/>
              <w:sz w:val="24"/>
              <w:szCs w:val="24"/>
            </w:rPr>
          </w:rPrChange>
        </w:rPr>
      </w:pPr>
    </w:p>
    <w:p w14:paraId="5032E766" w14:textId="77777777" w:rsidR="007641CF" w:rsidRPr="00D43589" w:rsidRDefault="007641CF" w:rsidP="00AD1B1B">
      <w:pPr>
        <w:spacing w:after="0" w:line="24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rPrChange w:id="160" w:author="Isabella" w:date="2026-10-06T20:20:00Z">
            <w:rPr>
              <w:rFonts w:ascii="Times New Roman" w:hAnsi="Times New Roman" w:cs="Times New Roman"/>
              <w:b/>
              <w:sz w:val="24"/>
              <w:szCs w:val="24"/>
            </w:rPr>
          </w:rPrChange>
        </w:rPr>
      </w:pPr>
      <w:commentRangeStart w:id="161"/>
      <w:r w:rsidRPr="00D43589">
        <w:rPr>
          <w:rFonts w:ascii="Times New Roman" w:hAnsi="Times New Roman" w:cs="Times New Roman"/>
          <w:b/>
          <w:color w:val="000000" w:themeColor="text1"/>
          <w:sz w:val="24"/>
          <w:szCs w:val="24"/>
          <w:rPrChange w:id="162" w:author="Isabella" w:date="2026-10-06T20:20:00Z">
            <w:rPr>
              <w:rFonts w:ascii="Times New Roman" w:hAnsi="Times New Roman" w:cs="Times New Roman"/>
              <w:b/>
              <w:sz w:val="24"/>
              <w:szCs w:val="24"/>
            </w:rPr>
          </w:rPrChange>
        </w:rPr>
        <w:lastRenderedPageBreak/>
        <w:t>REFERÊNCIA</w:t>
      </w:r>
      <w:r w:rsidR="00E1616A" w:rsidRPr="00D43589">
        <w:rPr>
          <w:rFonts w:ascii="Times New Roman" w:hAnsi="Times New Roman" w:cs="Times New Roman"/>
          <w:b/>
          <w:color w:val="000000" w:themeColor="text1"/>
          <w:sz w:val="24"/>
          <w:szCs w:val="24"/>
          <w:rPrChange w:id="163" w:author="Isabella" w:date="2026-10-06T20:20:00Z">
            <w:rPr>
              <w:rFonts w:ascii="Times New Roman" w:hAnsi="Times New Roman" w:cs="Times New Roman"/>
              <w:b/>
              <w:sz w:val="24"/>
              <w:szCs w:val="24"/>
            </w:rPr>
          </w:rPrChange>
        </w:rPr>
        <w:t>S</w:t>
      </w:r>
      <w:commentRangeEnd w:id="161"/>
      <w:r w:rsidR="000656E9" w:rsidRPr="00D43589">
        <w:rPr>
          <w:b/>
          <w:color w:val="000000" w:themeColor="text1"/>
          <w:sz w:val="24"/>
          <w:szCs w:val="24"/>
          <w:rPrChange w:id="164" w:author="Isabella" w:date="2026-10-06T20:20:00Z">
            <w:rPr>
              <w:b/>
              <w:sz w:val="24"/>
              <w:szCs w:val="24"/>
            </w:rPr>
          </w:rPrChange>
        </w:rPr>
        <w:commentReference w:id="161"/>
      </w:r>
    </w:p>
    <w:p w14:paraId="6B5F4FB3" w14:textId="77777777" w:rsidR="00E24825" w:rsidRDefault="00E24825" w:rsidP="00C708FD">
      <w:pPr>
        <w:spacing w:before="200" w:line="240" w:lineRule="auto"/>
        <w:rPr>
          <w:ins w:id="165" w:author="LUCAS" w:date="2026-10-15T19:47:00Z"/>
          <w:rFonts w:ascii="Times New Roman" w:hAnsi="Times New Roman"/>
          <w:color w:val="000000" w:themeColor="text1"/>
          <w:sz w:val="24"/>
        </w:rPr>
      </w:pPr>
      <w:ins w:id="166" w:author="LUCAS" w:date="2026-10-15T19:46:00Z">
        <w:r w:rsidRPr="00E24825">
          <w:rPr>
            <w:rFonts w:ascii="Times New Roman" w:hAnsi="Times New Roman"/>
            <w:color w:val="000000" w:themeColor="text1"/>
            <w:sz w:val="24"/>
          </w:rPr>
          <w:t xml:space="preserve">BARROS, Mariana; SILVA, Jorge. A inclusão digital da terceira idade através do WhatsApp. </w:t>
        </w:r>
        <w:r w:rsidRPr="00E24825">
          <w:rPr>
            <w:rFonts w:ascii="Times New Roman" w:hAnsi="Times New Roman"/>
            <w:b/>
            <w:bCs/>
            <w:color w:val="000000" w:themeColor="text1"/>
            <w:sz w:val="24"/>
            <w:rPrChange w:id="167" w:author="LUCAS" w:date="2026-10-15T19:51:00Z">
              <w:rPr>
                <w:rFonts w:ascii="Times New Roman" w:hAnsi="Times New Roman"/>
                <w:color w:val="000000" w:themeColor="text1"/>
                <w:sz w:val="24"/>
              </w:rPr>
            </w:rPrChange>
          </w:rPr>
          <w:t>Revista Brasileira de Tecnologia</w:t>
        </w:r>
        <w:r w:rsidRPr="00E24825">
          <w:rPr>
            <w:rFonts w:ascii="Times New Roman" w:hAnsi="Times New Roman"/>
            <w:color w:val="000000" w:themeColor="text1"/>
            <w:sz w:val="24"/>
          </w:rPr>
          <w:t>, v. 12, n. 2, 2024.</w:t>
        </w:r>
      </w:ins>
    </w:p>
    <w:p w14:paraId="4BE41803" w14:textId="718ACE89" w:rsidR="00A93D78" w:rsidDel="00E24825" w:rsidRDefault="00E24825" w:rsidP="00E24825">
      <w:pPr>
        <w:spacing w:before="200" w:line="240" w:lineRule="auto"/>
        <w:rPr>
          <w:del w:id="168" w:author="LUCAS" w:date="2026-10-15T19:46:00Z"/>
          <w:rFonts w:ascii="Times New Roman" w:hAnsi="Times New Roman"/>
          <w:color w:val="000000" w:themeColor="text1"/>
          <w:sz w:val="24"/>
        </w:rPr>
      </w:pPr>
      <w:ins w:id="169" w:author="LUCAS" w:date="2026-10-15T19:47:00Z">
        <w:r w:rsidRPr="00E24825">
          <w:rPr>
            <w:rFonts w:ascii="Times New Roman" w:hAnsi="Times New Roman"/>
            <w:color w:val="000000" w:themeColor="text1"/>
            <w:sz w:val="24"/>
          </w:rPr>
          <w:t xml:space="preserve">KIM, M.; KIM, B.; PARK, S. Social Support, eHealth Literacy, and mHealth Use in Older Adults. </w:t>
        </w:r>
        <w:r w:rsidRPr="00E24825">
          <w:rPr>
            <w:rFonts w:ascii="Times New Roman" w:hAnsi="Times New Roman"/>
            <w:b/>
            <w:bCs/>
            <w:color w:val="000000" w:themeColor="text1"/>
            <w:sz w:val="24"/>
            <w:rPrChange w:id="170" w:author="LUCAS" w:date="2026-10-15T19:51:00Z">
              <w:rPr>
                <w:rFonts w:ascii="Times New Roman" w:hAnsi="Times New Roman"/>
                <w:color w:val="000000" w:themeColor="text1"/>
                <w:sz w:val="24"/>
              </w:rPr>
            </w:rPrChange>
          </w:rPr>
          <w:t>Diabetes Journals / American Diabetes Association</w:t>
        </w:r>
        <w:r w:rsidRPr="00E24825">
          <w:rPr>
            <w:rFonts w:ascii="Times New Roman" w:hAnsi="Times New Roman"/>
            <w:color w:val="000000" w:themeColor="text1"/>
            <w:sz w:val="24"/>
          </w:rPr>
          <w:t>, v. 72, 2023.</w:t>
        </w:r>
        <w:r w:rsidRPr="00E24825" w:rsidDel="00E24825">
          <w:rPr>
            <w:rFonts w:ascii="Times New Roman" w:hAnsi="Times New Roman"/>
            <w:color w:val="000000" w:themeColor="text1"/>
            <w:sz w:val="24"/>
            <w:rPrChange w:id="171" w:author="Isabella" w:date="2026-10-06T20:20:00Z">
              <w:rPr>
                <w:rFonts w:ascii="Times New Roman" w:hAnsi="Times New Roman"/>
                <w:color w:val="000000" w:themeColor="text1"/>
                <w:sz w:val="24"/>
              </w:rPr>
            </w:rPrChange>
          </w:rPr>
          <w:t xml:space="preserve"> </w:t>
        </w:r>
      </w:ins>
      <w:del w:id="172" w:author="LUCAS" w:date="2026-10-15T19:46:00Z">
        <w:r w:rsidR="00A93D78" w:rsidRPr="00D43589" w:rsidDel="00E24825">
          <w:rPr>
            <w:rFonts w:ascii="Times New Roman" w:hAnsi="Times New Roman"/>
            <w:color w:val="000000" w:themeColor="text1"/>
            <w:sz w:val="24"/>
            <w:rPrChange w:id="173" w:author="Isabella" w:date="2026-10-06T20:20:00Z">
              <w:rPr>
                <w:rFonts w:ascii="Times New Roman" w:hAnsi="Times New Roman"/>
                <w:color w:val="1F4E79"/>
                <w:sz w:val="24"/>
              </w:rPr>
            </w:rPrChange>
          </w:rPr>
          <w:delText>[COLE AQUI A PRIMEIRA REFERÊNCIA CITADA, EM ORDEM ALFABÉTICA E NO PADRÃO EXIGIDO]</w:delText>
        </w:r>
      </w:del>
    </w:p>
    <w:p w14:paraId="752259C6" w14:textId="77777777" w:rsidR="00E24825" w:rsidRPr="00D43589" w:rsidRDefault="00E24825" w:rsidP="00E24825">
      <w:pPr>
        <w:spacing w:before="200" w:line="240" w:lineRule="auto"/>
        <w:rPr>
          <w:ins w:id="174" w:author="LUCAS" w:date="2026-10-15T19:47:00Z"/>
          <w:rFonts w:ascii="Times New Roman" w:hAnsi="Times New Roman" w:cs="Times New Roman"/>
          <w:color w:val="000000" w:themeColor="text1"/>
          <w:sz w:val="24"/>
          <w:szCs w:val="24"/>
          <w:rPrChange w:id="175" w:author="Isabella" w:date="2026-10-06T20:20:00Z">
            <w:rPr>
              <w:ins w:id="176" w:author="LUCAS" w:date="2026-10-15T19:47:00Z"/>
              <w:rFonts w:ascii="Times New Roman" w:hAnsi="Times New Roman" w:cs="Times New Roman"/>
              <w:sz w:val="24"/>
              <w:szCs w:val="24"/>
            </w:rPr>
          </w:rPrChange>
        </w:rPr>
      </w:pPr>
    </w:p>
    <w:p w14:paraId="087A0169" w14:textId="1CD94303" w:rsidR="00C708FD" w:rsidRPr="00D43589" w:rsidRDefault="00E24825" w:rsidP="00E24825">
      <w:pPr>
        <w:spacing w:before="200" w:line="240" w:lineRule="auto"/>
        <w:rPr>
          <w:rFonts w:ascii="Times New Roman" w:hAnsi="Times New Roman" w:cs="Times New Roman"/>
          <w:color w:val="000000" w:themeColor="text1"/>
          <w:sz w:val="24"/>
          <w:szCs w:val="24"/>
          <w:rPrChange w:id="177" w:author="Isabella" w:date="2026-10-06T20:20:00Z">
            <w:rPr>
              <w:rFonts w:ascii="Times New Roman" w:hAnsi="Times New Roman" w:cs="Times New Roman"/>
              <w:sz w:val="24"/>
              <w:szCs w:val="24"/>
            </w:rPr>
          </w:rPrChange>
        </w:rPr>
      </w:pPr>
      <w:ins w:id="178" w:author="LUCAS" w:date="2026-10-15T19:47:00Z">
        <w:r w:rsidRPr="00E24825">
          <w:rPr>
            <w:rFonts w:ascii="Times New Roman" w:hAnsi="Times New Roman"/>
            <w:color w:val="000000" w:themeColor="text1"/>
            <w:sz w:val="24"/>
          </w:rPr>
          <w:t xml:space="preserve">NOGUEIRA, K. et al. Uso de smartphone por pessoas idosas no processo de envelhecimento saudável: uma teoria fundamentada nos dados. </w:t>
        </w:r>
        <w:r w:rsidRPr="00E24825">
          <w:rPr>
            <w:rFonts w:ascii="Times New Roman" w:hAnsi="Times New Roman"/>
            <w:b/>
            <w:bCs/>
            <w:color w:val="000000" w:themeColor="text1"/>
            <w:sz w:val="24"/>
            <w:rPrChange w:id="179" w:author="LUCAS" w:date="2026-10-15T19:51:00Z">
              <w:rPr>
                <w:rFonts w:ascii="Times New Roman" w:hAnsi="Times New Roman"/>
                <w:color w:val="000000" w:themeColor="text1"/>
                <w:sz w:val="24"/>
              </w:rPr>
            </w:rPrChange>
          </w:rPr>
          <w:t>Revista Latino-Americana de Enfermagem</w:t>
        </w:r>
        <w:r w:rsidRPr="00E24825">
          <w:rPr>
            <w:rFonts w:ascii="Times New Roman" w:hAnsi="Times New Roman"/>
            <w:color w:val="000000" w:themeColor="text1"/>
            <w:sz w:val="24"/>
          </w:rPr>
          <w:t xml:space="preserve"> (RLAE), v. 31, e3983, 2023.</w:t>
        </w:r>
        <w:r w:rsidRPr="00E24825" w:rsidDel="00E24825">
          <w:rPr>
            <w:rFonts w:ascii="Times New Roman" w:hAnsi="Times New Roman"/>
            <w:color w:val="000000" w:themeColor="text1"/>
            <w:sz w:val="24"/>
            <w:rPrChange w:id="180" w:author="Isabella" w:date="2026-10-06T20:20:00Z">
              <w:rPr>
                <w:rFonts w:ascii="Times New Roman" w:hAnsi="Times New Roman"/>
                <w:color w:val="000000" w:themeColor="text1"/>
                <w:sz w:val="24"/>
              </w:rPr>
            </w:rPrChange>
          </w:rPr>
          <w:t xml:space="preserve"> </w:t>
        </w:r>
      </w:ins>
      <w:del w:id="181" w:author="LUCAS" w:date="2026-10-15T19:47:00Z">
        <w:r w:rsidR="00C708FD" w:rsidRPr="00D43589" w:rsidDel="00E24825">
          <w:rPr>
            <w:rFonts w:ascii="Times New Roman" w:hAnsi="Times New Roman"/>
            <w:color w:val="000000" w:themeColor="text1"/>
            <w:sz w:val="24"/>
            <w:rPrChange w:id="182" w:author="Isabella" w:date="2026-10-06T20:20:00Z">
              <w:rPr>
                <w:rFonts w:ascii="Times New Roman" w:hAnsi="Times New Roman"/>
                <w:color w:val="1F4E79"/>
                <w:sz w:val="24"/>
              </w:rPr>
            </w:rPrChange>
          </w:rPr>
          <w:delText>[COLE AQUI AS DEMAIS REFERÊNCIAS, UMA POR PARÁGRAFO. DUPLIQUE ESTA LINHA QUANDO NECESSÁRIO]</w:delText>
        </w:r>
      </w:del>
    </w:p>
    <w:sectPr w:rsidR="00C708FD" w:rsidRPr="00D43589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8" w:author="ANDRÉA" w:date="2022-03-18T13:35:00Z" w:initials="A">
    <w:p w14:paraId="4B94D636" w14:textId="77777777" w:rsidR="001736FF" w:rsidRDefault="001736FF">
      <w:pPr>
        <w:pStyle w:val="Textodecomentrio"/>
      </w:pPr>
      <w:r>
        <w:rPr>
          <w:rStyle w:val="Refdecomentrio"/>
        </w:rPr>
        <w:annotationRef/>
      </w:r>
      <w:r>
        <w:t>Espaçamento simples entre o nome dos alunos e do orientador. Espaçamento simples entre o nome e o e-mail (deve-se usar o da Instituição). Times New Roman. Tamanho 12. A Direita. Com inserção de nota de rodapé (menu referência/inserir nota de rodapé). Formatação de nota de rodapé: Espaçamento simples entre as notas. No máximo duas linhas para o orientador. Times New Roman. Tamanho 8. A esquerda.</w:t>
      </w:r>
    </w:p>
  </w:comment>
  <w:comment w:id="105" w:author="ANDRÉA" w:date="2021-09-03T12:53:00Z" w:initials="A">
    <w:p w14:paraId="27EAB0E2" w14:textId="77777777" w:rsidR="0030327C" w:rsidRDefault="0030327C" w:rsidP="00CD4A34">
      <w:pPr>
        <w:pStyle w:val="Textodecomentrio"/>
      </w:pPr>
      <w:r>
        <w:rPr>
          <w:rStyle w:val="Refdecomentrio"/>
        </w:rPr>
        <w:annotationRef/>
      </w:r>
      <w:r w:rsidR="00CD4A34">
        <w:t>Título do resumo: Times New Roman. Tamanho 14. Texto a esquerda. Negrito. Corpo do resumo: entre 600 a 700 palavras. Até 4700 caracteres contando os espaços em branco. Times New Roman. Tamanho 12. Texto Justificado. Sem recuo na 1ª linha. Espaçamento 1,5 entre linhas. Espaçamento (antes e depois) de parágrafo zerado (0). Resumo é texto corrido, sem subtítulos. Não é o resumo do artigo. Deve ser a mesma temática, mas com discussões diferenciadas do artigo.</w:t>
      </w:r>
    </w:p>
  </w:comment>
  <w:comment w:id="161" w:author="ANDRÉA" w:date="2022-03-18T14:03:00Z" w:initials="A">
    <w:p w14:paraId="71908AB7" w14:textId="68711667" w:rsidR="000656E9" w:rsidRPr="000656E9" w:rsidRDefault="000656E9" w:rsidP="000656E9">
      <w:pPr>
        <w:spacing w:before="20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Style w:val="Refdecomentrio"/>
        </w:rPr>
        <w:annotationRef/>
      </w:r>
      <w:r w:rsidR="00F341A9">
        <w:rPr>
          <w:rFonts w:ascii="Times New Roman" w:hAnsi="Times New Roman" w:cs="Times New Roman"/>
          <w:sz w:val="24"/>
          <w:szCs w:val="24"/>
        </w:rPr>
        <w:t xml:space="preserve">Somente referenciar o que foi utilizado na pesquisa/citação/no corpo do resumo. </w:t>
      </w:r>
      <w:r w:rsidRPr="0058428F">
        <w:rPr>
          <w:rFonts w:ascii="Times New Roman" w:hAnsi="Times New Roman" w:cs="Times New Roman"/>
          <w:sz w:val="24"/>
          <w:szCs w:val="24"/>
        </w:rPr>
        <w:t xml:space="preserve">Times New Roman. Tamanho 12. Texto </w:t>
      </w:r>
      <w:r>
        <w:rPr>
          <w:rFonts w:ascii="Times New Roman" w:hAnsi="Times New Roman" w:cs="Times New Roman"/>
          <w:sz w:val="24"/>
          <w:szCs w:val="24"/>
        </w:rPr>
        <w:t>a esquerda</w:t>
      </w:r>
      <w:r w:rsidRPr="0058428F">
        <w:rPr>
          <w:rFonts w:ascii="Times New Roman" w:hAnsi="Times New Roman" w:cs="Times New Roman"/>
          <w:sz w:val="24"/>
          <w:szCs w:val="24"/>
        </w:rPr>
        <w:t xml:space="preserve">.  </w:t>
      </w:r>
      <w:r>
        <w:rPr>
          <w:rFonts w:ascii="Times New Roman" w:hAnsi="Times New Roman" w:cs="Times New Roman"/>
          <w:sz w:val="24"/>
          <w:szCs w:val="24"/>
        </w:rPr>
        <w:t>Sem r</w:t>
      </w:r>
      <w:r w:rsidRPr="0058428F">
        <w:rPr>
          <w:rFonts w:ascii="Times New Roman" w:hAnsi="Times New Roman" w:cs="Times New Roman"/>
          <w:sz w:val="24"/>
          <w:szCs w:val="24"/>
        </w:rPr>
        <w:t>ecuo 1ª linha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58428F">
        <w:rPr>
          <w:rFonts w:ascii="Times New Roman" w:hAnsi="Times New Roman" w:cs="Times New Roman"/>
          <w:sz w:val="24"/>
          <w:szCs w:val="24"/>
        </w:rPr>
        <w:t xml:space="preserve">Espaçamento </w:t>
      </w:r>
      <w:r>
        <w:rPr>
          <w:rFonts w:ascii="Times New Roman" w:hAnsi="Times New Roman" w:cs="Times New Roman"/>
          <w:sz w:val="24"/>
          <w:szCs w:val="24"/>
        </w:rPr>
        <w:t xml:space="preserve">simples na referência. Em ordem alfabética. Espaçamento entre uma referência e outra (antes e depois) 10 pontos. No formato ABNT*. </w:t>
      </w:r>
      <w:r w:rsidR="006E11E9">
        <w:rPr>
          <w:rFonts w:ascii="Times New Roman" w:hAnsi="Times New Roman" w:cs="Times New Roman"/>
          <w:sz w:val="24"/>
          <w:szCs w:val="24"/>
        </w:rPr>
        <w:t xml:space="preserve">Referência, obrigatoriamente, artigos científicos e livros da biblioteca da instituição. </w:t>
      </w:r>
      <w:r>
        <w:rPr>
          <w:rFonts w:ascii="Times New Roman" w:hAnsi="Times New Roman" w:cs="Times New Roman"/>
          <w:sz w:val="24"/>
          <w:szCs w:val="24"/>
        </w:rPr>
        <w:t xml:space="preserve">Preferência para ano de edição: </w:t>
      </w:r>
      <w:r w:rsidR="006E11E9">
        <w:rPr>
          <w:rFonts w:ascii="Times New Roman" w:hAnsi="Times New Roman" w:cs="Times New Roman"/>
          <w:sz w:val="24"/>
          <w:szCs w:val="24"/>
        </w:rPr>
        <w:t>2019</w:t>
      </w:r>
      <w:r>
        <w:rPr>
          <w:rFonts w:ascii="Times New Roman" w:hAnsi="Times New Roman" w:cs="Times New Roman"/>
          <w:sz w:val="24"/>
          <w:szCs w:val="24"/>
        </w:rPr>
        <w:t xml:space="preserve"> em diante.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4B94D636" w15:done="0"/>
  <w15:commentEx w15:paraId="27EAB0E2" w15:done="0"/>
  <w15:commentEx w15:paraId="71908AB7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4B94D636" w16cid:durableId="2E6FC492"/>
  <w16cid:commentId w16cid:paraId="27EAB0E2" w16cid:durableId="2E6FC493"/>
  <w16cid:commentId w16cid:paraId="71908AB7" w16cid:durableId="2E6FC49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28633C" w14:textId="77777777" w:rsidR="00C37E1F" w:rsidRDefault="00C37E1F" w:rsidP="00FC70D8">
      <w:pPr>
        <w:spacing w:after="0" w:line="240" w:lineRule="auto"/>
      </w:pPr>
      <w:r>
        <w:separator/>
      </w:r>
    </w:p>
  </w:endnote>
  <w:endnote w:type="continuationSeparator" w:id="0">
    <w:p w14:paraId="73DD2DA8" w14:textId="77777777" w:rsidR="00C37E1F" w:rsidRDefault="00C37E1F" w:rsidP="00FC70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43810F" w14:textId="77777777" w:rsidR="00C37E1F" w:rsidRDefault="00C37E1F" w:rsidP="00FC70D8">
      <w:pPr>
        <w:spacing w:after="0" w:line="240" w:lineRule="auto"/>
      </w:pPr>
      <w:r>
        <w:separator/>
      </w:r>
    </w:p>
  </w:footnote>
  <w:footnote w:type="continuationSeparator" w:id="0">
    <w:p w14:paraId="6DFA4161" w14:textId="77777777" w:rsidR="00C37E1F" w:rsidRDefault="00C37E1F" w:rsidP="00FC70D8">
      <w:pPr>
        <w:spacing w:after="0" w:line="240" w:lineRule="auto"/>
      </w:pPr>
      <w:r>
        <w:continuationSeparator/>
      </w:r>
    </w:p>
  </w:footnote>
  <w:footnote w:id="1">
    <w:p w14:paraId="5A37C5F8" w14:textId="0A6924B8" w:rsidR="0072291A" w:rsidRPr="006D5DF8" w:rsidRDefault="0072291A" w:rsidP="0072291A">
      <w:pPr>
        <w:pStyle w:val="Textodenotaderodap"/>
        <w:rPr>
          <w:rStyle w:val="Refdenotaderodap"/>
          <w:rFonts w:ascii="Times New Roman" w:hAnsi="Times New Roman" w:cs="Times New Roman"/>
          <w:sz w:val="16"/>
          <w:szCs w:val="16"/>
        </w:rPr>
      </w:pPr>
      <w:r w:rsidRPr="006D5DF8">
        <w:rPr>
          <w:rFonts w:ascii="Times New Roman" w:hAnsi="Times New Roman" w:cs="Times New Roman"/>
          <w:sz w:val="16"/>
          <w:szCs w:val="16"/>
          <w:vertAlign w:val="superscript"/>
          <w:rPrChange w:id="17" w:author="Isabella" w:date="2026-10-06T19:10:00Z">
            <w:rPr>
              <w:color w:val="FF0000"/>
              <w:vertAlign w:val="superscript"/>
            </w:rPr>
          </w:rPrChange>
        </w:rPr>
        <w:footnoteRef/>
      </w:r>
      <w:r w:rsidRPr="006D5DF8">
        <w:rPr>
          <w:rFonts w:ascii="Times New Roman" w:hAnsi="Times New Roman" w:cs="Times New Roman"/>
          <w:sz w:val="16"/>
          <w:szCs w:val="16"/>
          <w:rPrChange w:id="18" w:author="Isabella" w:date="2026-10-06T19:10:00Z">
            <w:rPr>
              <w:color w:val="FF0000"/>
            </w:rPr>
          </w:rPrChange>
        </w:rPr>
        <w:t xml:space="preserve"> </w:t>
      </w:r>
      <w:ins w:id="19" w:author="Isabella" w:date="2026-10-06T19:06:00Z">
        <w:r w:rsidR="006D5DF8" w:rsidRPr="006D5DF8">
          <w:rPr>
            <w:rFonts w:ascii="Times New Roman" w:hAnsi="Times New Roman" w:cs="Times New Roman"/>
            <w:sz w:val="16"/>
            <w:szCs w:val="16"/>
            <w:rPrChange w:id="20" w:author="Isabella" w:date="2026-10-06T19:10:00Z">
              <w:rPr>
                <w:color w:val="FF0000"/>
              </w:rPr>
            </w:rPrChange>
          </w:rPr>
          <w:t>isousa@brazcubas.edu.br</w:t>
        </w:r>
      </w:ins>
      <w:del w:id="21" w:author="Isabella" w:date="2026-10-06T19:06:00Z">
        <w:r w:rsidRPr="006D5DF8" w:rsidDel="006D5DF8">
          <w:rPr>
            <w:rFonts w:ascii="Times New Roman" w:hAnsi="Times New Roman" w:cs="Times New Roman"/>
            <w:sz w:val="16"/>
            <w:szCs w:val="16"/>
            <w:rPrChange w:id="22" w:author="Isabella" w:date="2026-10-06T19:10:00Z">
              <w:rPr>
                <w:color w:val="FF0000"/>
              </w:rPr>
            </w:rPrChange>
          </w:rPr>
          <w:delText>E-mai</w:delText>
        </w:r>
        <w:r w:rsidR="00370E91" w:rsidRPr="006D5DF8" w:rsidDel="006D5DF8">
          <w:rPr>
            <w:rFonts w:ascii="Times New Roman" w:hAnsi="Times New Roman" w:cs="Times New Roman"/>
            <w:sz w:val="16"/>
            <w:szCs w:val="16"/>
            <w:rPrChange w:id="23" w:author="Isabella" w:date="2026-10-06T19:10:00Z"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rPrChange>
          </w:rPr>
          <w:delText>l</w:delText>
        </w:r>
        <w:r w:rsidRPr="006D5DF8" w:rsidDel="006D5DF8">
          <w:rPr>
            <w:rFonts w:ascii="Times New Roman" w:hAnsi="Times New Roman" w:cs="Times New Roman"/>
            <w:sz w:val="16"/>
            <w:szCs w:val="16"/>
            <w:rPrChange w:id="24" w:author="Isabella" w:date="2026-10-06T19:10:00Z">
              <w:rPr>
                <w:color w:val="FF0000"/>
              </w:rPr>
            </w:rPrChange>
          </w:rPr>
          <w:delText xml:space="preserve"> institucional</w:delText>
        </w:r>
      </w:del>
      <w:del w:id="25" w:author="Isabella" w:date="2026-10-06T19:10:00Z">
        <w:r w:rsidRPr="006D5DF8" w:rsidDel="006D5DF8">
          <w:rPr>
            <w:rFonts w:ascii="Times New Roman" w:hAnsi="Times New Roman" w:cs="Times New Roman"/>
            <w:sz w:val="16"/>
            <w:szCs w:val="16"/>
            <w:rPrChange w:id="26" w:author="Isabella" w:date="2026-10-06T19:10:00Z">
              <w:rPr>
                <w:color w:val="FF0000"/>
              </w:rPr>
            </w:rPrChange>
          </w:rPr>
          <w:delText xml:space="preserve"> </w:delText>
        </w:r>
      </w:del>
      <w:del w:id="27" w:author="Isabella" w:date="2026-10-06T19:09:00Z">
        <w:r w:rsidRPr="006D5DF8" w:rsidDel="006D5DF8">
          <w:rPr>
            <w:rFonts w:ascii="Times New Roman" w:hAnsi="Times New Roman" w:cs="Times New Roman"/>
            <w:sz w:val="16"/>
            <w:szCs w:val="16"/>
            <w:rPrChange w:id="28" w:author="Isabella" w:date="2026-10-06T19:10:00Z">
              <w:rPr/>
            </w:rPrChange>
          </w:rPr>
          <w:delText>-</w:delText>
        </w:r>
      </w:del>
      <w:ins w:id="29" w:author="Isabella" w:date="2026-10-06T19:10:00Z">
        <w:r w:rsidR="006D5DF8" w:rsidRPr="006D5DF8">
          <w:rPr>
            <w:rFonts w:ascii="Times New Roman" w:hAnsi="Times New Roman" w:cs="Times New Roman"/>
            <w:sz w:val="16"/>
            <w:szCs w:val="16"/>
          </w:rPr>
          <w:t xml:space="preserve"> -</w:t>
        </w:r>
      </w:ins>
      <w:r w:rsidRPr="006D5DF8">
        <w:rPr>
          <w:rFonts w:ascii="Times New Roman" w:hAnsi="Times New Roman" w:cs="Times New Roman"/>
          <w:sz w:val="16"/>
          <w:szCs w:val="16"/>
          <w:rPrChange w:id="30" w:author="Isabella" w:date="2026-10-06T19:10:00Z">
            <w:rPr/>
          </w:rPrChange>
        </w:rPr>
        <w:t xml:space="preserve"> </w:t>
      </w:r>
      <w:del w:id="31" w:author="Isabella" w:date="2026-10-06T19:09:00Z">
        <w:r w:rsidRPr="006D5DF8" w:rsidDel="006D5DF8">
          <w:rPr>
            <w:rFonts w:ascii="Times New Roman" w:hAnsi="Times New Roman" w:cs="Times New Roman"/>
            <w:sz w:val="16"/>
            <w:szCs w:val="16"/>
          </w:rPr>
          <w:delText xml:space="preserve">Lattes </w:delText>
        </w:r>
      </w:del>
      <w:ins w:id="32" w:author="Isabella" w:date="2026-10-06T19:09:00Z">
        <w:r w:rsidR="006D5DF8" w:rsidRPr="006D5DF8">
          <w:rPr>
            <w:rFonts w:ascii="Times New Roman" w:hAnsi="Times New Roman" w:cs="Times New Roman"/>
            <w:sz w:val="16"/>
            <w:szCs w:val="16"/>
          </w:rPr>
          <w:t xml:space="preserve">ID Lattes: </w:t>
        </w:r>
        <w:r w:rsidR="006D5DF8" w:rsidRPr="006D5DF8">
          <w:rPr>
            <w:rFonts w:ascii="Times New Roman" w:hAnsi="Times New Roman" w:cs="Times New Roman"/>
            <w:sz w:val="16"/>
            <w:szCs w:val="16"/>
            <w:shd w:val="clear" w:color="auto" w:fill="FFFFFF"/>
            <w:rPrChange w:id="33" w:author="Isabella" w:date="2026-10-06T19:10:00Z">
              <w:rPr>
                <w:rFonts w:ascii="Tahoma" w:hAnsi="Tahoma" w:cs="Tahoma"/>
                <w:color w:val="326C99"/>
                <w:sz w:val="17"/>
                <w:szCs w:val="17"/>
                <w:shd w:val="clear" w:color="auto" w:fill="FFFFFF"/>
              </w:rPr>
            </w:rPrChange>
          </w:rPr>
          <w:t>4215441884581120</w:t>
        </w:r>
        <w:r w:rsidR="006D5DF8" w:rsidRPr="006D5DF8">
          <w:rPr>
            <w:rFonts w:ascii="Times New Roman" w:hAnsi="Times New Roman" w:cs="Times New Roman"/>
            <w:sz w:val="16"/>
            <w:szCs w:val="16"/>
          </w:rPr>
          <w:t xml:space="preserve"> </w:t>
        </w:r>
      </w:ins>
      <w:del w:id="34" w:author="Isabella" w:date="2026-10-06T19:09:00Z">
        <w:r w:rsidRPr="006D5DF8" w:rsidDel="006D5DF8">
          <w:rPr>
            <w:rFonts w:ascii="Times New Roman" w:hAnsi="Times New Roman" w:cs="Times New Roman"/>
            <w:sz w:val="16"/>
            <w:szCs w:val="16"/>
          </w:rPr>
          <w:delText>-</w:delText>
        </w:r>
      </w:del>
      <w:ins w:id="35" w:author="Isabella" w:date="2026-10-06T19:10:00Z">
        <w:r w:rsidR="006D5DF8" w:rsidRPr="006D5DF8">
          <w:rPr>
            <w:rFonts w:ascii="Times New Roman" w:hAnsi="Times New Roman" w:cs="Times New Roman"/>
            <w:sz w:val="16"/>
            <w:szCs w:val="16"/>
          </w:rPr>
          <w:t>-</w:t>
        </w:r>
      </w:ins>
      <w:r w:rsidRPr="006D5DF8">
        <w:rPr>
          <w:rFonts w:ascii="Times New Roman" w:hAnsi="Times New Roman" w:cs="Times New Roman"/>
          <w:sz w:val="16"/>
          <w:szCs w:val="16"/>
        </w:rPr>
        <w:t xml:space="preserve"> </w:t>
      </w:r>
      <w:del w:id="36" w:author="Isabella" w:date="2026-10-06T19:09:00Z">
        <w:r w:rsidRPr="006D5DF8" w:rsidDel="006D5DF8">
          <w:rPr>
            <w:rFonts w:ascii="Times New Roman" w:hAnsi="Times New Roman" w:cs="Times New Roman"/>
            <w:sz w:val="16"/>
            <w:szCs w:val="16"/>
          </w:rPr>
          <w:delText xml:space="preserve">ORCID - </w:delText>
        </w:r>
      </w:del>
      <w:r w:rsidRPr="006D5DF8">
        <w:rPr>
          <w:rFonts w:ascii="Times New Roman" w:hAnsi="Times New Roman" w:cs="Times New Roman"/>
          <w:sz w:val="16"/>
          <w:szCs w:val="16"/>
        </w:rPr>
        <w:t>Graduação</w:t>
      </w:r>
      <w:ins w:id="37" w:author="Isabella" w:date="2026-10-06T19:09:00Z">
        <w:r w:rsidR="006D5DF8" w:rsidRPr="006D5DF8">
          <w:rPr>
            <w:rFonts w:ascii="Times New Roman" w:hAnsi="Times New Roman" w:cs="Times New Roman"/>
            <w:sz w:val="16"/>
            <w:szCs w:val="16"/>
          </w:rPr>
          <w:t xml:space="preserve"> em Análise e Desenvolvimento de Sistemas</w:t>
        </w:r>
      </w:ins>
      <w:r w:rsidRPr="006D5DF8">
        <w:rPr>
          <w:rFonts w:ascii="Times New Roman" w:hAnsi="Times New Roman" w:cs="Times New Roman"/>
          <w:sz w:val="16"/>
          <w:szCs w:val="16"/>
        </w:rPr>
        <w:t xml:space="preserve"> </w:t>
      </w:r>
      <w:del w:id="38" w:author="Isabella" w:date="2026-10-06T19:10:00Z">
        <w:r w:rsidRPr="006D5DF8" w:rsidDel="006D5DF8">
          <w:rPr>
            <w:rFonts w:ascii="Times New Roman" w:hAnsi="Times New Roman" w:cs="Times New Roman"/>
            <w:sz w:val="16"/>
            <w:szCs w:val="16"/>
          </w:rPr>
          <w:delText>-</w:delText>
        </w:r>
      </w:del>
      <w:ins w:id="39" w:author="Isabella" w:date="2026-10-06T19:10:00Z">
        <w:r w:rsidR="006D5DF8" w:rsidRPr="006D5DF8">
          <w:rPr>
            <w:rFonts w:ascii="Times New Roman" w:hAnsi="Times New Roman" w:cs="Times New Roman"/>
            <w:sz w:val="16"/>
            <w:szCs w:val="16"/>
          </w:rPr>
          <w:t>-</w:t>
        </w:r>
      </w:ins>
      <w:r w:rsidRPr="006D5DF8">
        <w:rPr>
          <w:rFonts w:ascii="Times New Roman" w:hAnsi="Times New Roman" w:cs="Times New Roman"/>
          <w:sz w:val="16"/>
          <w:szCs w:val="16"/>
        </w:rPr>
        <w:t xml:space="preserve"> Especialização</w:t>
      </w:r>
      <w:ins w:id="40" w:author="Isabella" w:date="2026-10-06T19:10:00Z">
        <w:r w:rsidR="006D5DF8">
          <w:rPr>
            <w:rFonts w:ascii="Times New Roman" w:hAnsi="Times New Roman" w:cs="Times New Roman"/>
            <w:sz w:val="16"/>
            <w:szCs w:val="16"/>
          </w:rPr>
          <w:t xml:space="preserve"> em Algoritmos e Lógica de Programação</w:t>
        </w:r>
      </w:ins>
      <w:del w:id="41" w:author="Isabella" w:date="2026-10-06T19:10:00Z">
        <w:r w:rsidRPr="006D5DF8" w:rsidDel="006D5DF8">
          <w:rPr>
            <w:rFonts w:ascii="Times New Roman" w:hAnsi="Times New Roman" w:cs="Times New Roman"/>
            <w:sz w:val="16"/>
            <w:szCs w:val="16"/>
          </w:rPr>
          <w:delText xml:space="preserve"> - Mestrado - </w:delText>
        </w:r>
        <w:r w:rsidRPr="006D5DF8" w:rsidDel="006D5DF8">
          <w:rPr>
            <w:rFonts w:ascii="Times New Roman" w:hAnsi="Times New Roman" w:cs="Times New Roman"/>
            <w:sz w:val="16"/>
            <w:szCs w:val="16"/>
            <w:rPrChange w:id="42" w:author="Isabella" w:date="2026-10-06T19:09:00Z">
              <w:rPr/>
            </w:rPrChange>
          </w:rPr>
          <w:delText>Doutorado (máximo 2 linhas).</w:delText>
        </w:r>
      </w:del>
    </w:p>
  </w:footnote>
  <w:footnote w:id="2">
    <w:p w14:paraId="28B2AF9C" w14:textId="7F20031F" w:rsidR="00FC70D8" w:rsidRPr="006D5DF8" w:rsidRDefault="00FC70D8">
      <w:pPr>
        <w:pStyle w:val="Textodenotaderodap"/>
        <w:rPr>
          <w:rFonts w:ascii="Times New Roman" w:hAnsi="Times New Roman" w:cs="Times New Roman"/>
          <w:sz w:val="16"/>
          <w:szCs w:val="16"/>
        </w:rPr>
      </w:pPr>
      <w:r w:rsidRPr="006D5DF8">
        <w:rPr>
          <w:rStyle w:val="Refdenotaderodap"/>
          <w:rFonts w:ascii="Times New Roman" w:hAnsi="Times New Roman" w:cs="Times New Roman"/>
          <w:sz w:val="16"/>
          <w:szCs w:val="16"/>
        </w:rPr>
        <w:footnoteRef/>
      </w:r>
      <w:r w:rsidRPr="006D5DF8">
        <w:rPr>
          <w:rFonts w:ascii="Times New Roman" w:hAnsi="Times New Roman" w:cs="Times New Roman"/>
          <w:sz w:val="16"/>
          <w:szCs w:val="16"/>
        </w:rPr>
        <w:t xml:space="preserve"> </w:t>
      </w:r>
      <w:ins w:id="50" w:author="LUCAS" w:date="2026-10-15T19:45:00Z">
        <w:r w:rsidR="00E24825">
          <w:rPr>
            <w:rFonts w:ascii="Times New Roman" w:hAnsi="Times New Roman" w:cs="Times New Roman"/>
            <w:sz w:val="16"/>
            <w:szCs w:val="16"/>
          </w:rPr>
          <w:t>Lucasgomes006@cs.brazcubas.edu.br</w:t>
        </w:r>
      </w:ins>
      <w:del w:id="51" w:author="LUCAS" w:date="2026-10-15T19:45:00Z">
        <w:r w:rsidRPr="006D5DF8" w:rsidDel="00E24825">
          <w:rPr>
            <w:rFonts w:ascii="Times New Roman" w:hAnsi="Times New Roman" w:cs="Times New Roman"/>
            <w:sz w:val="16"/>
            <w:szCs w:val="16"/>
            <w:rPrChange w:id="52" w:author="Isabella" w:date="2026-10-06T19:09:00Z"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rPrChange>
          </w:rPr>
          <w:delText>e-mai</w:delText>
        </w:r>
      </w:del>
      <w:del w:id="53" w:author="LUCAS" w:date="2026-10-15T19:46:00Z">
        <w:r w:rsidRPr="006D5DF8" w:rsidDel="00E24825">
          <w:rPr>
            <w:rFonts w:ascii="Times New Roman" w:hAnsi="Times New Roman" w:cs="Times New Roman"/>
            <w:sz w:val="16"/>
            <w:szCs w:val="16"/>
            <w:rPrChange w:id="54" w:author="Isabella" w:date="2026-10-06T19:09:00Z"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rPrChange>
          </w:rPr>
          <w:delText>l</w:delText>
        </w:r>
      </w:del>
      <w:r w:rsidR="00595417" w:rsidRPr="006D5DF8">
        <w:rPr>
          <w:rFonts w:ascii="Times New Roman" w:hAnsi="Times New Roman" w:cs="Times New Roman"/>
          <w:sz w:val="16"/>
          <w:szCs w:val="16"/>
          <w:rPrChange w:id="55" w:author="Isabella" w:date="2026-10-06T19:09:00Z">
            <w:rPr>
              <w:rFonts w:ascii="Times New Roman" w:hAnsi="Times New Roman" w:cs="Times New Roman"/>
              <w:color w:val="FF0000"/>
              <w:sz w:val="16"/>
              <w:szCs w:val="16"/>
            </w:rPr>
          </w:rPrChange>
        </w:rPr>
        <w:t xml:space="preserve"> </w:t>
      </w:r>
      <w:del w:id="56" w:author="LUCAS" w:date="2026-10-15T19:45:00Z">
        <w:r w:rsidR="00595417" w:rsidRPr="006D5DF8" w:rsidDel="00E24825">
          <w:rPr>
            <w:rFonts w:ascii="Times New Roman" w:hAnsi="Times New Roman" w:cs="Times New Roman"/>
            <w:sz w:val="16"/>
            <w:szCs w:val="16"/>
          </w:rPr>
          <w:delText>-</w:delText>
        </w:r>
      </w:del>
      <w:ins w:id="57" w:author="LUCAS" w:date="2026-10-15T19:45:00Z">
        <w:r w:rsidR="00E24825">
          <w:rPr>
            <w:rFonts w:ascii="Times New Roman" w:hAnsi="Times New Roman" w:cs="Times New Roman"/>
            <w:sz w:val="16"/>
            <w:szCs w:val="16"/>
          </w:rPr>
          <w:t>–</w:t>
        </w:r>
      </w:ins>
      <w:r w:rsidR="00595417" w:rsidRPr="006D5DF8">
        <w:rPr>
          <w:rFonts w:ascii="Times New Roman" w:hAnsi="Times New Roman" w:cs="Times New Roman"/>
          <w:sz w:val="16"/>
          <w:szCs w:val="16"/>
        </w:rPr>
        <w:t xml:space="preserve"> </w:t>
      </w:r>
      <w:ins w:id="58" w:author="LUCAS" w:date="2026-10-15T19:45:00Z">
        <w:r w:rsidR="00E24825">
          <w:rPr>
            <w:rFonts w:ascii="Times New Roman" w:hAnsi="Times New Roman" w:cs="Times New Roman"/>
            <w:sz w:val="16"/>
            <w:szCs w:val="16"/>
          </w:rPr>
          <w:t xml:space="preserve">48395919 </w:t>
        </w:r>
      </w:ins>
      <w:del w:id="59" w:author="LUCAS" w:date="2026-10-15T19:45:00Z">
        <w:r w:rsidR="00595417" w:rsidRPr="006D5DF8" w:rsidDel="00E24825">
          <w:rPr>
            <w:rFonts w:ascii="Times New Roman" w:hAnsi="Times New Roman" w:cs="Times New Roman"/>
            <w:sz w:val="16"/>
            <w:szCs w:val="16"/>
            <w:rPrChange w:id="60" w:author="Isabella" w:date="2026-10-06T19:09:00Z"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rPrChange>
          </w:rPr>
          <w:delText xml:space="preserve">RGM </w:delText>
        </w:r>
      </w:del>
      <w:r w:rsidR="00595417" w:rsidRPr="006D5DF8">
        <w:rPr>
          <w:rFonts w:ascii="Times New Roman" w:hAnsi="Times New Roman" w:cs="Times New Roman"/>
          <w:sz w:val="16"/>
          <w:szCs w:val="16"/>
        </w:rPr>
        <w:t>- Centro Universitário Braz Cubas - Graduando em Análise e Desenvolvimento de Sistemas (</w:t>
      </w:r>
      <w:ins w:id="61" w:author="LUCAS" w:date="2026-10-15T19:45:00Z">
        <w:r w:rsidR="00E24825">
          <w:rPr>
            <w:rFonts w:ascii="Times New Roman" w:hAnsi="Times New Roman" w:cs="Times New Roman"/>
            <w:sz w:val="16"/>
            <w:szCs w:val="16"/>
          </w:rPr>
          <w:t>2</w:t>
        </w:r>
      </w:ins>
      <w:del w:id="62" w:author="LUCAS" w:date="2026-10-15T19:45:00Z">
        <w:r w:rsidR="00595417" w:rsidRPr="006D5DF8" w:rsidDel="00E24825">
          <w:rPr>
            <w:rFonts w:ascii="Times New Roman" w:hAnsi="Times New Roman" w:cs="Times New Roman"/>
            <w:sz w:val="16"/>
            <w:szCs w:val="16"/>
            <w:rPrChange w:id="63" w:author="Isabella" w:date="2026-10-06T19:09:00Z"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rPrChange>
          </w:rPr>
          <w:delText>x</w:delText>
        </w:r>
      </w:del>
      <w:r w:rsidR="00595417" w:rsidRPr="006D5DF8">
        <w:rPr>
          <w:rFonts w:ascii="Times New Roman" w:hAnsi="Times New Roman" w:cs="Times New Roman"/>
          <w:sz w:val="16"/>
          <w:szCs w:val="16"/>
        </w:rPr>
        <w:t>º semestre)</w:t>
      </w:r>
    </w:p>
  </w:footnote>
  <w:footnote w:id="3">
    <w:p w14:paraId="6A07B874" w14:textId="636C7F12" w:rsidR="00595417" w:rsidRPr="006D5DF8" w:rsidRDefault="00595417">
      <w:pPr>
        <w:pStyle w:val="Textodenotaderodap"/>
        <w:rPr>
          <w:rFonts w:ascii="Times New Roman" w:hAnsi="Times New Roman" w:cs="Times New Roman"/>
          <w:sz w:val="16"/>
          <w:szCs w:val="16"/>
        </w:rPr>
      </w:pPr>
      <w:r w:rsidRPr="006D5DF8">
        <w:rPr>
          <w:rStyle w:val="Refdenotaderodap"/>
          <w:rFonts w:ascii="Times New Roman" w:hAnsi="Times New Roman" w:cs="Times New Roman"/>
          <w:sz w:val="16"/>
          <w:szCs w:val="16"/>
        </w:rPr>
        <w:footnoteRef/>
      </w:r>
      <w:r w:rsidRPr="006D5DF8">
        <w:rPr>
          <w:rFonts w:ascii="Times New Roman" w:hAnsi="Times New Roman" w:cs="Times New Roman"/>
          <w:sz w:val="16"/>
          <w:szCs w:val="16"/>
        </w:rPr>
        <w:t xml:space="preserve"> </w:t>
      </w:r>
      <w:ins w:id="73" w:author="LUCAS" w:date="2026-10-15T19:48:00Z">
        <w:r w:rsidR="00E24825">
          <w:rPr>
            <w:rFonts w:ascii="Times New Roman" w:hAnsi="Times New Roman" w:cs="Times New Roman"/>
            <w:sz w:val="16"/>
            <w:szCs w:val="16"/>
          </w:rPr>
          <w:t>Kelwin.souza@cs.brazcubas.edu.br</w:t>
        </w:r>
      </w:ins>
      <w:del w:id="74" w:author="LUCAS" w:date="2026-10-15T19:47:00Z">
        <w:r w:rsidRPr="006D5DF8" w:rsidDel="00E24825">
          <w:rPr>
            <w:rFonts w:ascii="Times New Roman" w:hAnsi="Times New Roman" w:cs="Times New Roman"/>
            <w:sz w:val="16"/>
            <w:szCs w:val="16"/>
            <w:rPrChange w:id="75" w:author="Isabella" w:date="2026-10-06T19:09:00Z"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rPrChange>
          </w:rPr>
          <w:delText>e-mail</w:delText>
        </w:r>
      </w:del>
      <w:r w:rsidRPr="006D5DF8">
        <w:rPr>
          <w:rFonts w:ascii="Times New Roman" w:hAnsi="Times New Roman" w:cs="Times New Roman"/>
          <w:sz w:val="16"/>
          <w:szCs w:val="16"/>
          <w:rPrChange w:id="76" w:author="Isabella" w:date="2026-10-06T19:09:00Z">
            <w:rPr>
              <w:rFonts w:ascii="Times New Roman" w:hAnsi="Times New Roman" w:cs="Times New Roman"/>
              <w:color w:val="FF0000"/>
              <w:sz w:val="16"/>
              <w:szCs w:val="16"/>
            </w:rPr>
          </w:rPrChange>
        </w:rPr>
        <w:t xml:space="preserve"> </w:t>
      </w:r>
      <w:r w:rsidRPr="006D5DF8">
        <w:rPr>
          <w:rFonts w:ascii="Times New Roman" w:hAnsi="Times New Roman" w:cs="Times New Roman"/>
          <w:sz w:val="16"/>
          <w:szCs w:val="16"/>
        </w:rPr>
        <w:t xml:space="preserve">- </w:t>
      </w:r>
      <w:ins w:id="77" w:author="LUCAS" w:date="2026-10-15T19:48:00Z">
        <w:r w:rsidR="00E24825">
          <w:rPr>
            <w:rFonts w:ascii="Times New Roman" w:hAnsi="Times New Roman" w:cs="Times New Roman"/>
            <w:sz w:val="16"/>
            <w:szCs w:val="16"/>
          </w:rPr>
          <w:t>48386979</w:t>
        </w:r>
      </w:ins>
      <w:del w:id="78" w:author="LUCAS" w:date="2026-10-15T19:48:00Z">
        <w:r w:rsidRPr="006D5DF8" w:rsidDel="00E24825">
          <w:rPr>
            <w:rFonts w:ascii="Times New Roman" w:hAnsi="Times New Roman" w:cs="Times New Roman"/>
            <w:sz w:val="16"/>
            <w:szCs w:val="16"/>
            <w:rPrChange w:id="79" w:author="Isabella" w:date="2026-10-06T19:09:00Z"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rPrChange>
          </w:rPr>
          <w:delText>RGM</w:delText>
        </w:r>
      </w:del>
      <w:r w:rsidRPr="006D5DF8">
        <w:rPr>
          <w:rFonts w:ascii="Times New Roman" w:hAnsi="Times New Roman" w:cs="Times New Roman"/>
          <w:sz w:val="16"/>
          <w:szCs w:val="16"/>
          <w:rPrChange w:id="80" w:author="Isabella" w:date="2026-10-06T19:09:00Z">
            <w:rPr>
              <w:rFonts w:ascii="Times New Roman" w:hAnsi="Times New Roman" w:cs="Times New Roman"/>
              <w:color w:val="FF0000"/>
              <w:sz w:val="16"/>
              <w:szCs w:val="16"/>
            </w:rPr>
          </w:rPrChange>
        </w:rPr>
        <w:t xml:space="preserve"> </w:t>
      </w:r>
      <w:r w:rsidRPr="006D5DF8">
        <w:rPr>
          <w:rFonts w:ascii="Times New Roman" w:hAnsi="Times New Roman" w:cs="Times New Roman"/>
          <w:sz w:val="16"/>
          <w:szCs w:val="16"/>
        </w:rPr>
        <w:t>- Centro Universitário Braz Cubas - Graduando em Análise e Desenvolvimento de Sistemas (</w:t>
      </w:r>
      <w:ins w:id="81" w:author="LUCAS" w:date="2026-10-15T19:45:00Z">
        <w:r w:rsidR="00E24825">
          <w:rPr>
            <w:rFonts w:ascii="Times New Roman" w:hAnsi="Times New Roman" w:cs="Times New Roman"/>
            <w:sz w:val="16"/>
            <w:szCs w:val="16"/>
          </w:rPr>
          <w:t>2</w:t>
        </w:r>
      </w:ins>
      <w:del w:id="82" w:author="LUCAS" w:date="2026-10-15T19:45:00Z">
        <w:r w:rsidRPr="006D5DF8" w:rsidDel="00E24825">
          <w:rPr>
            <w:rFonts w:ascii="Times New Roman" w:hAnsi="Times New Roman" w:cs="Times New Roman"/>
            <w:sz w:val="16"/>
            <w:szCs w:val="16"/>
            <w:rPrChange w:id="83" w:author="Isabella" w:date="2026-10-06T19:09:00Z"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rPrChange>
          </w:rPr>
          <w:delText>x</w:delText>
        </w:r>
      </w:del>
      <w:r w:rsidRPr="006D5DF8">
        <w:rPr>
          <w:rFonts w:ascii="Times New Roman" w:hAnsi="Times New Roman" w:cs="Times New Roman"/>
          <w:sz w:val="16"/>
          <w:szCs w:val="16"/>
        </w:rPr>
        <w:t>º semestre)</w:t>
      </w:r>
    </w:p>
  </w:footnote>
  <w:footnote w:id="4">
    <w:p w14:paraId="453C309A" w14:textId="77777777" w:rsidR="00595417" w:rsidRPr="00595417" w:rsidDel="00F87BD2" w:rsidRDefault="00595417">
      <w:pPr>
        <w:pStyle w:val="Textodenotaderodap"/>
        <w:rPr>
          <w:del w:id="92" w:author="LUCAS" w:date="2026-10-15T19:24:00Z"/>
          <w:sz w:val="16"/>
          <w:szCs w:val="16"/>
        </w:rPr>
      </w:pPr>
      <w:del w:id="93" w:author="LUCAS" w:date="2026-10-15T19:24:00Z">
        <w:r w:rsidRPr="006D5DF8" w:rsidDel="00F87BD2">
          <w:rPr>
            <w:rStyle w:val="Refdenotaderodap"/>
            <w:rFonts w:ascii="Times New Roman" w:hAnsi="Times New Roman" w:cs="Times New Roman"/>
            <w:sz w:val="16"/>
            <w:szCs w:val="16"/>
          </w:rPr>
          <w:footnoteRef/>
        </w:r>
        <w:r w:rsidRPr="006D5DF8" w:rsidDel="00F87BD2">
          <w:rPr>
            <w:rFonts w:ascii="Times New Roman" w:hAnsi="Times New Roman" w:cs="Times New Roman"/>
            <w:sz w:val="16"/>
            <w:szCs w:val="16"/>
          </w:rPr>
          <w:delText xml:space="preserve"> </w:delText>
        </w:r>
        <w:r w:rsidRPr="006D5DF8" w:rsidDel="00F87BD2">
          <w:rPr>
            <w:rFonts w:ascii="Times New Roman" w:hAnsi="Times New Roman" w:cs="Times New Roman"/>
            <w:sz w:val="16"/>
            <w:szCs w:val="16"/>
            <w:rPrChange w:id="94" w:author="Isabella" w:date="2026-10-06T19:09:00Z"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rPrChange>
          </w:rPr>
          <w:delText xml:space="preserve">e-mail </w:delText>
        </w:r>
        <w:r w:rsidRPr="006D5DF8" w:rsidDel="00F87BD2">
          <w:rPr>
            <w:rFonts w:ascii="Times New Roman" w:hAnsi="Times New Roman" w:cs="Times New Roman"/>
            <w:sz w:val="16"/>
            <w:szCs w:val="16"/>
          </w:rPr>
          <w:delText xml:space="preserve">- </w:delText>
        </w:r>
        <w:r w:rsidRPr="006D5DF8" w:rsidDel="00F87BD2">
          <w:rPr>
            <w:rFonts w:ascii="Times New Roman" w:hAnsi="Times New Roman" w:cs="Times New Roman"/>
            <w:sz w:val="16"/>
            <w:szCs w:val="16"/>
            <w:rPrChange w:id="95" w:author="Isabella" w:date="2026-10-06T19:09:00Z"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rPrChange>
          </w:rPr>
          <w:delText xml:space="preserve">RGM </w:delText>
        </w:r>
        <w:r w:rsidRPr="006D5DF8" w:rsidDel="00F87BD2">
          <w:rPr>
            <w:rFonts w:ascii="Times New Roman" w:hAnsi="Times New Roman" w:cs="Times New Roman"/>
            <w:sz w:val="16"/>
            <w:szCs w:val="16"/>
          </w:rPr>
          <w:delText>- Centro Universitário Braz Cubas - Graduando em Análise e Desenvolvimento de Sistemas (</w:delText>
        </w:r>
        <w:r w:rsidRPr="006D5DF8" w:rsidDel="00F87BD2">
          <w:rPr>
            <w:rFonts w:ascii="Times New Roman" w:hAnsi="Times New Roman" w:cs="Times New Roman"/>
            <w:sz w:val="16"/>
            <w:szCs w:val="16"/>
            <w:rPrChange w:id="96" w:author="Isabella" w:date="2026-10-06T19:09:00Z"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rPrChange>
          </w:rPr>
          <w:delText>x</w:delText>
        </w:r>
        <w:r w:rsidRPr="006D5DF8" w:rsidDel="00F87BD2">
          <w:rPr>
            <w:rFonts w:ascii="Times New Roman" w:hAnsi="Times New Roman" w:cs="Times New Roman"/>
            <w:sz w:val="16"/>
            <w:szCs w:val="16"/>
          </w:rPr>
          <w:delText>º semestre)</w:delText>
        </w:r>
      </w:del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DC464F" w14:textId="77777777" w:rsidR="007641CF" w:rsidRDefault="007641CF" w:rsidP="007641CF">
    <w:pPr>
      <w:pStyle w:val="Cabealho"/>
      <w:jc w:val="right"/>
    </w:pPr>
    <w:r>
      <w:rPr>
        <w:noProof/>
        <w:lang w:eastAsia="pt-BR"/>
      </w:rPr>
      <w:drawing>
        <wp:inline distT="0" distB="0" distL="0" distR="0" wp14:anchorId="164BEDE5" wp14:editId="79F229BA">
          <wp:extent cx="918782" cy="279400"/>
          <wp:effectExtent l="0" t="0" r="0" b="6350"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23372" cy="28079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38241E7" w14:textId="77777777" w:rsidR="007641CF" w:rsidRDefault="007641CF">
    <w:pPr>
      <w:pStyle w:val="Cabealho"/>
    </w:pP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Isabella">
    <w15:presenceInfo w15:providerId="AD" w15:userId="S::isousa@pf.brazcubas.edu.br::54db16e1-b3c5-4b78-a2be-3bfe28968c17"/>
  </w15:person>
  <w15:person w15:author="LUCAS">
    <w15:presenceInfo w15:providerId="AD" w15:userId="S::lucasgomes006@cs.brazcubas.edu.br::d52c51a0-0dc0-4a6e-b94b-c11a9bf3b0c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0D8"/>
    <w:rsid w:val="00013226"/>
    <w:rsid w:val="0001397A"/>
    <w:rsid w:val="00060B4B"/>
    <w:rsid w:val="000656E9"/>
    <w:rsid w:val="000819CF"/>
    <w:rsid w:val="00086742"/>
    <w:rsid w:val="00086F56"/>
    <w:rsid w:val="00092B78"/>
    <w:rsid w:val="000A2BBF"/>
    <w:rsid w:val="00167E78"/>
    <w:rsid w:val="001736FF"/>
    <w:rsid w:val="001E29AC"/>
    <w:rsid w:val="0024210A"/>
    <w:rsid w:val="00264E24"/>
    <w:rsid w:val="00271CA6"/>
    <w:rsid w:val="00291333"/>
    <w:rsid w:val="002F4DF1"/>
    <w:rsid w:val="0030327C"/>
    <w:rsid w:val="00311FE3"/>
    <w:rsid w:val="00312DE8"/>
    <w:rsid w:val="00370E91"/>
    <w:rsid w:val="003A5BF3"/>
    <w:rsid w:val="003A6119"/>
    <w:rsid w:val="00413C9C"/>
    <w:rsid w:val="00432C91"/>
    <w:rsid w:val="004708DB"/>
    <w:rsid w:val="004E2226"/>
    <w:rsid w:val="004E37A2"/>
    <w:rsid w:val="004E6F9D"/>
    <w:rsid w:val="00501E27"/>
    <w:rsid w:val="00567688"/>
    <w:rsid w:val="0058428F"/>
    <w:rsid w:val="005852F5"/>
    <w:rsid w:val="00595417"/>
    <w:rsid w:val="005C422F"/>
    <w:rsid w:val="00622EE0"/>
    <w:rsid w:val="00623E37"/>
    <w:rsid w:val="006D5DF8"/>
    <w:rsid w:val="006E11E9"/>
    <w:rsid w:val="006F1A2F"/>
    <w:rsid w:val="0072291A"/>
    <w:rsid w:val="007432CF"/>
    <w:rsid w:val="007641CF"/>
    <w:rsid w:val="007769ED"/>
    <w:rsid w:val="00802998"/>
    <w:rsid w:val="008525B0"/>
    <w:rsid w:val="008B4F7B"/>
    <w:rsid w:val="008D679D"/>
    <w:rsid w:val="00931D64"/>
    <w:rsid w:val="009529EC"/>
    <w:rsid w:val="00973471"/>
    <w:rsid w:val="009855E4"/>
    <w:rsid w:val="009B6A4D"/>
    <w:rsid w:val="009C17FE"/>
    <w:rsid w:val="009E7859"/>
    <w:rsid w:val="00A51101"/>
    <w:rsid w:val="00A70F89"/>
    <w:rsid w:val="00A866D7"/>
    <w:rsid w:val="00A93D78"/>
    <w:rsid w:val="00AD1B1B"/>
    <w:rsid w:val="00AE49E2"/>
    <w:rsid w:val="00AF01D1"/>
    <w:rsid w:val="00B1526F"/>
    <w:rsid w:val="00B2763F"/>
    <w:rsid w:val="00B2795B"/>
    <w:rsid w:val="00BB1BED"/>
    <w:rsid w:val="00BC1501"/>
    <w:rsid w:val="00C259E1"/>
    <w:rsid w:val="00C37E1F"/>
    <w:rsid w:val="00C708FD"/>
    <w:rsid w:val="00CC7DDE"/>
    <w:rsid w:val="00CD4A34"/>
    <w:rsid w:val="00CF5578"/>
    <w:rsid w:val="00CF7C84"/>
    <w:rsid w:val="00D43589"/>
    <w:rsid w:val="00D716B8"/>
    <w:rsid w:val="00DC2717"/>
    <w:rsid w:val="00E13575"/>
    <w:rsid w:val="00E1616A"/>
    <w:rsid w:val="00E24825"/>
    <w:rsid w:val="00E6025C"/>
    <w:rsid w:val="00E80D60"/>
    <w:rsid w:val="00E93B7B"/>
    <w:rsid w:val="00EA2D91"/>
    <w:rsid w:val="00EB3286"/>
    <w:rsid w:val="00EC68F0"/>
    <w:rsid w:val="00ED28C6"/>
    <w:rsid w:val="00F133D1"/>
    <w:rsid w:val="00F341A9"/>
    <w:rsid w:val="00F670B9"/>
    <w:rsid w:val="00F7244C"/>
    <w:rsid w:val="00F72D6C"/>
    <w:rsid w:val="00F87BD2"/>
    <w:rsid w:val="00FB2246"/>
    <w:rsid w:val="00FC7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B664F6"/>
  <w15:docId w15:val="{1672F570-EC95-4C15-A544-084778DC5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FC70D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C70D8"/>
  </w:style>
  <w:style w:type="paragraph" w:styleId="Rodap">
    <w:name w:val="footer"/>
    <w:basedOn w:val="Normal"/>
    <w:link w:val="RodapChar"/>
    <w:uiPriority w:val="99"/>
    <w:unhideWhenUsed/>
    <w:rsid w:val="00FC70D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C70D8"/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FC70D8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FC70D8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FC70D8"/>
    <w:rPr>
      <w:vertAlign w:val="superscript"/>
    </w:rPr>
  </w:style>
  <w:style w:type="character" w:styleId="Hyperlink">
    <w:name w:val="Hyperlink"/>
    <w:basedOn w:val="Fontepargpadro"/>
    <w:uiPriority w:val="99"/>
    <w:unhideWhenUsed/>
    <w:rsid w:val="00595417"/>
    <w:rPr>
      <w:color w:val="0000FF" w:themeColor="hyperlink"/>
      <w:u w:val="single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AD1B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AD1B1B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y2iqfc">
    <w:name w:val="y2iqfc"/>
    <w:basedOn w:val="Fontepargpadro"/>
    <w:rsid w:val="00AD1B1B"/>
  </w:style>
  <w:style w:type="paragraph" w:styleId="Textodebalo">
    <w:name w:val="Balloon Text"/>
    <w:basedOn w:val="Normal"/>
    <w:link w:val="TextodebaloChar"/>
    <w:uiPriority w:val="99"/>
    <w:semiHidden/>
    <w:unhideWhenUsed/>
    <w:rsid w:val="007641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641CF"/>
    <w:rPr>
      <w:rFonts w:ascii="Tahoma" w:hAnsi="Tahoma" w:cs="Tahoma"/>
      <w:sz w:val="16"/>
      <w:szCs w:val="16"/>
    </w:rPr>
  </w:style>
  <w:style w:type="character" w:styleId="Refdecomentrio">
    <w:name w:val="annotation reference"/>
    <w:basedOn w:val="Fontepargpadro"/>
    <w:uiPriority w:val="99"/>
    <w:semiHidden/>
    <w:unhideWhenUsed/>
    <w:rsid w:val="0030327C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30327C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30327C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30327C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30327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146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7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48E8942-B3B0-46E2-B5E1-38261DB7C6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696</Words>
  <Characters>3761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Modelo Resumo 2026 com campos de preenchimento</vt:lpstr>
    </vt:vector>
  </TitlesOfParts>
  <Company/>
  <LinksUpToDate>false</LinksUpToDate>
  <CharactersWithSpaces>4449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Resumo 2026 com campos de preenchimento</dc:title>
  <dc:subject>Modelo identificado para montagem do resumo científico</dc:subject>
  <dc:creator>RENATA</dc:creator>
  <cp:lastModifiedBy>LUCAS</cp:lastModifiedBy>
  <cp:revision>2</cp:revision>
  <cp:lastPrinted>2021-08-29T20:44:00Z</cp:lastPrinted>
  <dcterms:created xsi:type="dcterms:W3CDTF">2026-10-15T22:53:00Z</dcterms:created>
  <dcterms:modified xsi:type="dcterms:W3CDTF">2026-10-15T22:53:00Z</dcterms:modified>
</cp:coreProperties>
</file>